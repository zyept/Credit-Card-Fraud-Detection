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D0C753" w14:textId="77777777" w:rsidR="005A2A7E" w:rsidRDefault="008E3266">
      <w:pPr>
        <w:pStyle w:val="KonuBal"/>
      </w:pPr>
      <w:r>
        <w:t>Explainable</w:t>
      </w:r>
      <w:r>
        <w:rPr>
          <w:spacing w:val="-11"/>
        </w:rPr>
        <w:t xml:space="preserve"> </w:t>
      </w:r>
      <w:r>
        <w:t>Artificial</w:t>
      </w:r>
      <w:r>
        <w:rPr>
          <w:spacing w:val="-9"/>
        </w:rPr>
        <w:t xml:space="preserve"> </w:t>
      </w:r>
      <w:r>
        <w:t>Intelligence</w:t>
      </w:r>
      <w:r>
        <w:rPr>
          <w:spacing w:val="-9"/>
        </w:rPr>
        <w:t xml:space="preserve"> </w:t>
      </w:r>
      <w:ins w:id="0" w:author="Dekan" w:date="2025-02-10T02:37:00Z">
        <w:r w:rsidR="00493143">
          <w:rPr>
            <w:spacing w:val="-9"/>
          </w:rPr>
          <w:t xml:space="preserve">Models </w:t>
        </w:r>
      </w:ins>
      <w:r>
        <w:t>for</w:t>
      </w:r>
      <w:r>
        <w:rPr>
          <w:spacing w:val="-9"/>
        </w:rPr>
        <w:t xml:space="preserve"> </w:t>
      </w:r>
      <w:r>
        <w:t>Intrusion</w:t>
      </w:r>
      <w:r>
        <w:rPr>
          <w:spacing w:val="-9"/>
        </w:rPr>
        <w:t xml:space="preserve"> </w:t>
      </w:r>
      <w:r>
        <w:t>Detection</w:t>
      </w:r>
      <w:r>
        <w:rPr>
          <w:spacing w:val="-9"/>
        </w:rPr>
        <w:t xml:space="preserve"> </w:t>
      </w:r>
      <w:r>
        <w:rPr>
          <w:spacing w:val="-2"/>
        </w:rPr>
        <w:t>Systems</w:t>
      </w:r>
    </w:p>
    <w:p w14:paraId="007BAC13" w14:textId="77777777" w:rsidR="005A2A7E" w:rsidRDefault="008E3266">
      <w:pPr>
        <w:spacing w:before="312"/>
        <w:ind w:left="247" w:right="267"/>
        <w:jc w:val="center"/>
        <w:rPr>
          <w:sz w:val="20"/>
        </w:rPr>
      </w:pPr>
      <w:r>
        <w:rPr>
          <w:sz w:val="20"/>
        </w:rPr>
        <w:t>Yılmaz</w:t>
      </w:r>
      <w:r>
        <w:rPr>
          <w:spacing w:val="-11"/>
          <w:sz w:val="20"/>
        </w:rPr>
        <w:t xml:space="preserve"> </w:t>
      </w:r>
      <w:r>
        <w:rPr>
          <w:sz w:val="20"/>
        </w:rPr>
        <w:t>Atay</w:t>
      </w:r>
      <w:r>
        <w:rPr>
          <w:sz w:val="20"/>
          <w:vertAlign w:val="superscript"/>
        </w:rPr>
        <w:t>1</w:t>
      </w:r>
      <w:r>
        <w:rPr>
          <w:sz w:val="20"/>
        </w:rPr>
        <w:t>,</w:t>
      </w:r>
      <w:r>
        <w:rPr>
          <w:spacing w:val="-10"/>
          <w:sz w:val="20"/>
        </w:rPr>
        <w:t xml:space="preserve"> </w:t>
      </w:r>
      <w:r>
        <w:rPr>
          <w:sz w:val="20"/>
        </w:rPr>
        <w:t>Zeynep</w:t>
      </w:r>
      <w:r>
        <w:rPr>
          <w:spacing w:val="-10"/>
          <w:sz w:val="20"/>
        </w:rPr>
        <w:t xml:space="preserve"> </w:t>
      </w:r>
      <w:r>
        <w:rPr>
          <w:sz w:val="20"/>
        </w:rPr>
        <w:t>Bölükbaşı</w:t>
      </w:r>
      <w:r>
        <w:rPr>
          <w:sz w:val="20"/>
          <w:vertAlign w:val="superscript"/>
        </w:rPr>
        <w:t>2</w:t>
      </w:r>
      <w:r>
        <w:rPr>
          <w:sz w:val="20"/>
        </w:rPr>
        <w:t>,</w:t>
      </w:r>
      <w:r>
        <w:rPr>
          <w:spacing w:val="-10"/>
          <w:sz w:val="20"/>
        </w:rPr>
        <w:t xml:space="preserve"> </w:t>
      </w:r>
      <w:r>
        <w:rPr>
          <w:sz w:val="20"/>
        </w:rPr>
        <w:t>Zeynep</w:t>
      </w:r>
      <w:r>
        <w:rPr>
          <w:spacing w:val="-10"/>
          <w:sz w:val="20"/>
        </w:rPr>
        <w:t xml:space="preserve"> </w:t>
      </w:r>
      <w:r>
        <w:rPr>
          <w:sz w:val="20"/>
        </w:rPr>
        <w:t>Yiğit</w:t>
      </w:r>
      <w:r>
        <w:rPr>
          <w:sz w:val="20"/>
          <w:vertAlign w:val="superscript"/>
        </w:rPr>
        <w:t>1</w:t>
      </w:r>
      <w:r>
        <w:rPr>
          <w:sz w:val="20"/>
        </w:rPr>
        <w:t>,</w:t>
      </w:r>
      <w:r>
        <w:rPr>
          <w:spacing w:val="-10"/>
          <w:sz w:val="20"/>
        </w:rPr>
        <w:t xml:space="preserve"> </w:t>
      </w:r>
      <w:r>
        <w:rPr>
          <w:sz w:val="20"/>
        </w:rPr>
        <w:t>Şeref</w:t>
      </w:r>
      <w:r>
        <w:rPr>
          <w:spacing w:val="-10"/>
          <w:sz w:val="20"/>
        </w:rPr>
        <w:t xml:space="preserve"> </w:t>
      </w:r>
      <w:r>
        <w:rPr>
          <w:spacing w:val="-2"/>
          <w:sz w:val="20"/>
        </w:rPr>
        <w:t>Sağıroğlu</w:t>
      </w:r>
      <w:r>
        <w:rPr>
          <w:spacing w:val="-2"/>
          <w:sz w:val="20"/>
          <w:vertAlign w:val="superscript"/>
        </w:rPr>
        <w:t>1</w:t>
      </w:r>
    </w:p>
    <w:p w14:paraId="2384FE1D" w14:textId="77777777" w:rsidR="005A2A7E" w:rsidRDefault="008E3266">
      <w:pPr>
        <w:spacing w:before="127"/>
        <w:ind w:left="247" w:right="267"/>
        <w:jc w:val="center"/>
        <w:rPr>
          <w:sz w:val="20"/>
        </w:rPr>
      </w:pPr>
      <w:r>
        <w:rPr>
          <w:sz w:val="20"/>
          <w:vertAlign w:val="superscript"/>
        </w:rPr>
        <w:t>1</w:t>
      </w:r>
      <w:del w:id="1" w:author="Dekan" w:date="2025-02-10T02:37:00Z">
        <w:r w:rsidDel="00493143">
          <w:rPr>
            <w:spacing w:val="-9"/>
            <w:sz w:val="20"/>
          </w:rPr>
          <w:delText xml:space="preserve"> </w:delText>
        </w:r>
      </w:del>
      <w:r>
        <w:rPr>
          <w:sz w:val="20"/>
        </w:rPr>
        <w:t>Gazi</w:t>
      </w:r>
      <w:r>
        <w:rPr>
          <w:spacing w:val="-9"/>
          <w:sz w:val="20"/>
        </w:rPr>
        <w:t xml:space="preserve"> </w:t>
      </w:r>
      <w:ins w:id="2" w:author="Dekan" w:date="2025-02-10T02:35:00Z">
        <w:r w:rsidR="00493143">
          <w:rPr>
            <w:sz w:val="20"/>
          </w:rPr>
          <w:t xml:space="preserve">University Engineering </w:t>
        </w:r>
      </w:ins>
      <w:ins w:id="3" w:author="Dekan" w:date="2025-02-10T02:36:00Z">
        <w:r w:rsidR="00493143">
          <w:rPr>
            <w:sz w:val="20"/>
          </w:rPr>
          <w:t>F</w:t>
        </w:r>
      </w:ins>
      <w:ins w:id="4" w:author="Dekan" w:date="2025-02-10T02:35:00Z">
        <w:r w:rsidR="00493143">
          <w:rPr>
            <w:sz w:val="20"/>
          </w:rPr>
          <w:t>acu</w:t>
        </w:r>
      </w:ins>
      <w:ins w:id="5" w:author="Dekan" w:date="2025-02-10T02:36:00Z">
        <w:r w:rsidR="00493143">
          <w:rPr>
            <w:sz w:val="20"/>
          </w:rPr>
          <w:t>lty Computer Engineering Department</w:t>
        </w:r>
      </w:ins>
      <w:del w:id="6" w:author="Dekan" w:date="2025-02-10T02:35:00Z">
        <w:r w:rsidDel="00493143">
          <w:rPr>
            <w:sz w:val="20"/>
          </w:rPr>
          <w:delText>Ü</w:delText>
        </w:r>
      </w:del>
      <w:del w:id="7" w:author="Dekan" w:date="2025-02-10T02:36:00Z">
        <w:r w:rsidDel="00493143">
          <w:rPr>
            <w:sz w:val="20"/>
          </w:rPr>
          <w:delText>niversitesi,</w:delText>
        </w:r>
        <w:r w:rsidDel="00493143">
          <w:rPr>
            <w:spacing w:val="-9"/>
            <w:sz w:val="20"/>
          </w:rPr>
          <w:delText xml:space="preserve"> </w:delText>
        </w:r>
        <w:r w:rsidDel="00493143">
          <w:rPr>
            <w:sz w:val="20"/>
          </w:rPr>
          <w:delText>Mühendislik</w:delText>
        </w:r>
        <w:r w:rsidDel="00493143">
          <w:rPr>
            <w:spacing w:val="-9"/>
            <w:sz w:val="20"/>
          </w:rPr>
          <w:delText xml:space="preserve"> </w:delText>
        </w:r>
        <w:r w:rsidDel="00493143">
          <w:rPr>
            <w:sz w:val="20"/>
          </w:rPr>
          <w:delText>Fakültesi,</w:delText>
        </w:r>
        <w:r w:rsidDel="00493143">
          <w:rPr>
            <w:spacing w:val="-9"/>
            <w:sz w:val="20"/>
          </w:rPr>
          <w:delText xml:space="preserve"> </w:delText>
        </w:r>
        <w:r w:rsidDel="00493143">
          <w:rPr>
            <w:sz w:val="20"/>
          </w:rPr>
          <w:delText>Bilgisayar</w:delText>
        </w:r>
        <w:r w:rsidDel="00493143">
          <w:rPr>
            <w:spacing w:val="-8"/>
            <w:sz w:val="20"/>
          </w:rPr>
          <w:delText xml:space="preserve"> </w:delText>
        </w:r>
        <w:r w:rsidDel="00493143">
          <w:rPr>
            <w:sz w:val="20"/>
          </w:rPr>
          <w:delText>Mühendisliği</w:delText>
        </w:r>
        <w:r w:rsidDel="00493143">
          <w:rPr>
            <w:spacing w:val="-9"/>
            <w:sz w:val="20"/>
          </w:rPr>
          <w:delText xml:space="preserve"> </w:delText>
        </w:r>
        <w:r w:rsidDel="00493143">
          <w:rPr>
            <w:sz w:val="20"/>
          </w:rPr>
          <w:delText>Bölümü,</w:delText>
        </w:r>
        <w:r w:rsidDel="00493143">
          <w:rPr>
            <w:spacing w:val="-9"/>
            <w:sz w:val="20"/>
          </w:rPr>
          <w:delText xml:space="preserve"> </w:delText>
        </w:r>
        <w:r w:rsidDel="00493143">
          <w:rPr>
            <w:sz w:val="20"/>
          </w:rPr>
          <w:delText>Çankaya,</w:delText>
        </w:r>
      </w:del>
      <w:del w:id="8" w:author="Dekan" w:date="2025-02-10T02:45:00Z">
        <w:r w:rsidDel="00F42B1D">
          <w:rPr>
            <w:spacing w:val="-9"/>
            <w:sz w:val="20"/>
          </w:rPr>
          <w:delText xml:space="preserve"> </w:delText>
        </w:r>
        <w:r w:rsidDel="00F42B1D">
          <w:rPr>
            <w:sz w:val="20"/>
          </w:rPr>
          <w:delText>Ankara,</w:delText>
        </w:r>
        <w:r w:rsidDel="00F42B1D">
          <w:rPr>
            <w:spacing w:val="-9"/>
            <w:sz w:val="20"/>
          </w:rPr>
          <w:delText xml:space="preserve"> </w:delText>
        </w:r>
        <w:r w:rsidDel="00F42B1D">
          <w:rPr>
            <w:spacing w:val="-2"/>
            <w:sz w:val="20"/>
          </w:rPr>
          <w:delText>Türkiye</w:delText>
        </w:r>
      </w:del>
    </w:p>
    <w:p w14:paraId="401574A1" w14:textId="77777777" w:rsidR="00F42B1D" w:rsidRDefault="008E3266">
      <w:pPr>
        <w:spacing w:before="52"/>
        <w:ind w:left="247" w:right="267"/>
        <w:jc w:val="center"/>
        <w:rPr>
          <w:ins w:id="9" w:author="Dekan" w:date="2025-02-10T02:45:00Z"/>
          <w:spacing w:val="-8"/>
          <w:sz w:val="20"/>
        </w:rPr>
      </w:pPr>
      <w:r>
        <w:rPr>
          <w:sz w:val="20"/>
          <w:vertAlign w:val="superscript"/>
        </w:rPr>
        <w:t>2</w:t>
      </w:r>
      <w:del w:id="10" w:author="Dekan" w:date="2025-02-10T02:37:00Z">
        <w:r w:rsidDel="00493143">
          <w:rPr>
            <w:spacing w:val="-20"/>
            <w:sz w:val="20"/>
          </w:rPr>
          <w:delText xml:space="preserve"> </w:delText>
        </w:r>
      </w:del>
      <w:r>
        <w:rPr>
          <w:sz w:val="20"/>
        </w:rPr>
        <w:t>TED</w:t>
      </w:r>
      <w:r>
        <w:rPr>
          <w:spacing w:val="-13"/>
          <w:sz w:val="20"/>
        </w:rPr>
        <w:t xml:space="preserve"> </w:t>
      </w:r>
      <w:ins w:id="11" w:author="Dekan" w:date="2025-02-10T02:36:00Z">
        <w:r w:rsidR="00493143">
          <w:rPr>
            <w:sz w:val="20"/>
          </w:rPr>
          <w:t>University Engineering Faculty Computer Engineering Department</w:t>
        </w:r>
      </w:ins>
      <w:del w:id="12" w:author="Dekan" w:date="2025-02-10T02:36:00Z">
        <w:r w:rsidDel="00493143">
          <w:rPr>
            <w:sz w:val="20"/>
          </w:rPr>
          <w:delText>Üniversitesi,</w:delText>
        </w:r>
        <w:r w:rsidDel="00493143">
          <w:rPr>
            <w:spacing w:val="-9"/>
            <w:sz w:val="20"/>
          </w:rPr>
          <w:delText xml:space="preserve"> </w:delText>
        </w:r>
        <w:r w:rsidDel="00493143">
          <w:rPr>
            <w:sz w:val="20"/>
          </w:rPr>
          <w:delText>Bilgisayar</w:delText>
        </w:r>
        <w:r w:rsidDel="00493143">
          <w:rPr>
            <w:spacing w:val="-9"/>
            <w:sz w:val="20"/>
          </w:rPr>
          <w:delText xml:space="preserve"> </w:delText>
        </w:r>
        <w:r w:rsidDel="00493143">
          <w:rPr>
            <w:sz w:val="20"/>
          </w:rPr>
          <w:delText>Mühendisliği</w:delText>
        </w:r>
        <w:r w:rsidDel="00493143">
          <w:rPr>
            <w:spacing w:val="-9"/>
            <w:sz w:val="20"/>
          </w:rPr>
          <w:delText xml:space="preserve"> </w:delText>
        </w:r>
        <w:r w:rsidDel="00493143">
          <w:rPr>
            <w:sz w:val="20"/>
          </w:rPr>
          <w:delText>Bölümü</w:delText>
        </w:r>
      </w:del>
      <w:del w:id="13" w:author="Dekan" w:date="2025-02-10T02:45:00Z">
        <w:r w:rsidDel="00F42B1D">
          <w:rPr>
            <w:sz w:val="20"/>
          </w:rPr>
          <w:delText>,</w:delText>
        </w:r>
      </w:del>
      <w:r>
        <w:rPr>
          <w:spacing w:val="-8"/>
          <w:sz w:val="20"/>
        </w:rPr>
        <w:t xml:space="preserve"> </w:t>
      </w:r>
    </w:p>
    <w:p w14:paraId="12281E85" w14:textId="77777777" w:rsidR="005A2A7E" w:rsidRDefault="008E3266">
      <w:pPr>
        <w:spacing w:before="52"/>
        <w:ind w:left="247" w:right="267"/>
        <w:jc w:val="center"/>
        <w:rPr>
          <w:sz w:val="20"/>
        </w:rPr>
      </w:pPr>
      <w:del w:id="14" w:author="Dekan" w:date="2025-02-10T02:45:00Z">
        <w:r w:rsidDel="00F42B1D">
          <w:rPr>
            <w:sz w:val="20"/>
          </w:rPr>
          <w:delText>Çankaya,</w:delText>
        </w:r>
        <w:r w:rsidDel="00F42B1D">
          <w:rPr>
            <w:spacing w:val="-9"/>
            <w:sz w:val="20"/>
          </w:rPr>
          <w:delText xml:space="preserve"> </w:delText>
        </w:r>
      </w:del>
      <w:r>
        <w:rPr>
          <w:sz w:val="20"/>
        </w:rPr>
        <w:t>Ankara,</w:t>
      </w:r>
      <w:r>
        <w:rPr>
          <w:spacing w:val="-9"/>
          <w:sz w:val="20"/>
        </w:rPr>
        <w:t xml:space="preserve"> </w:t>
      </w:r>
      <w:r>
        <w:rPr>
          <w:spacing w:val="-2"/>
          <w:sz w:val="20"/>
        </w:rPr>
        <w:t>Türkiye</w:t>
      </w:r>
    </w:p>
    <w:p w14:paraId="28277DE7" w14:textId="77777777" w:rsidR="005A2A7E" w:rsidRDefault="005A2A7E">
      <w:pPr>
        <w:pStyle w:val="GvdeMetni"/>
        <w:spacing w:before="60"/>
        <w:ind w:left="0"/>
        <w:rPr>
          <w:sz w:val="20"/>
        </w:rPr>
      </w:pPr>
    </w:p>
    <w:p w14:paraId="0E15D97E" w14:textId="77777777" w:rsidR="005A2A7E" w:rsidRDefault="008E3266">
      <w:pPr>
        <w:spacing w:before="1"/>
        <w:ind w:left="156"/>
        <w:rPr>
          <w:b/>
          <w:sz w:val="20"/>
        </w:rPr>
      </w:pPr>
      <w:r>
        <w:rPr>
          <w:b/>
          <w:spacing w:val="-2"/>
          <w:sz w:val="20"/>
        </w:rPr>
        <w:t>Abstract</w:t>
      </w:r>
    </w:p>
    <w:p w14:paraId="774570B1" w14:textId="77777777" w:rsidR="00493143" w:rsidRDefault="008E3266">
      <w:pPr>
        <w:spacing w:before="202"/>
        <w:ind w:left="141" w:right="181" w:firstLine="15"/>
        <w:jc w:val="both"/>
        <w:rPr>
          <w:ins w:id="15" w:author="Dekan" w:date="2025-02-10T02:41:00Z"/>
        </w:rPr>
        <w:pPrChange w:id="16" w:author="Dekan" w:date="2025-02-10T02:43:00Z">
          <w:pPr>
            <w:pStyle w:val="NormalWeb"/>
          </w:pPr>
        </w:pPrChange>
      </w:pPr>
      <w:del w:id="17" w:author="Dekan" w:date="2025-02-10T02:43:00Z">
        <w:r w:rsidDel="00F42B1D">
          <w:rPr>
            <w:sz w:val="20"/>
          </w:rPr>
          <w:delText>In the digital</w:delText>
        </w:r>
        <w:r w:rsidDel="00F42B1D">
          <w:rPr>
            <w:spacing w:val="-3"/>
            <w:sz w:val="20"/>
          </w:rPr>
          <w:delText xml:space="preserve"> </w:delText>
        </w:r>
        <w:r w:rsidDel="00F42B1D">
          <w:rPr>
            <w:sz w:val="20"/>
          </w:rPr>
          <w:delText>era,</w:delText>
        </w:r>
        <w:r w:rsidDel="00F42B1D">
          <w:rPr>
            <w:spacing w:val="-3"/>
            <w:sz w:val="20"/>
          </w:rPr>
          <w:delText xml:space="preserve"> </w:delText>
        </w:r>
        <w:r w:rsidDel="00F42B1D">
          <w:rPr>
            <w:sz w:val="20"/>
          </w:rPr>
          <w:delText>information</w:delText>
        </w:r>
        <w:r w:rsidDel="00F42B1D">
          <w:rPr>
            <w:spacing w:val="-3"/>
            <w:sz w:val="20"/>
          </w:rPr>
          <w:delText xml:space="preserve"> </w:delText>
        </w:r>
        <w:r w:rsidDel="00F42B1D">
          <w:rPr>
            <w:sz w:val="20"/>
          </w:rPr>
          <w:delText>security</w:delText>
        </w:r>
        <w:r w:rsidDel="00F42B1D">
          <w:rPr>
            <w:spacing w:val="-3"/>
            <w:sz w:val="20"/>
          </w:rPr>
          <w:delText xml:space="preserve"> </w:delText>
        </w:r>
        <w:r w:rsidDel="00F42B1D">
          <w:rPr>
            <w:sz w:val="20"/>
          </w:rPr>
          <w:delText>and</w:delText>
        </w:r>
        <w:r w:rsidDel="00F42B1D">
          <w:rPr>
            <w:spacing w:val="-3"/>
            <w:sz w:val="20"/>
          </w:rPr>
          <w:delText xml:space="preserve"> </w:delText>
        </w:r>
        <w:r w:rsidDel="00F42B1D">
          <w:rPr>
            <w:sz w:val="20"/>
          </w:rPr>
          <w:delText>communication</w:delText>
        </w:r>
        <w:r w:rsidDel="00F42B1D">
          <w:rPr>
            <w:spacing w:val="-3"/>
            <w:sz w:val="20"/>
          </w:rPr>
          <w:delText xml:space="preserve"> </w:delText>
        </w:r>
        <w:r w:rsidDel="00F42B1D">
          <w:rPr>
            <w:sz w:val="20"/>
          </w:rPr>
          <w:delText>integrity</w:delText>
        </w:r>
        <w:r w:rsidDel="00F42B1D">
          <w:rPr>
            <w:spacing w:val="-3"/>
            <w:sz w:val="20"/>
          </w:rPr>
          <w:delText xml:space="preserve"> </w:delText>
        </w:r>
        <w:r w:rsidDel="00F42B1D">
          <w:rPr>
            <w:sz w:val="20"/>
          </w:rPr>
          <w:delText>are</w:delText>
        </w:r>
        <w:r w:rsidDel="00F42B1D">
          <w:rPr>
            <w:spacing w:val="-3"/>
            <w:sz w:val="20"/>
          </w:rPr>
          <w:delText xml:space="preserve"> </w:delText>
        </w:r>
        <w:r w:rsidDel="00F42B1D">
          <w:rPr>
            <w:sz w:val="20"/>
          </w:rPr>
          <w:delText>vital</w:delText>
        </w:r>
        <w:r w:rsidDel="00F42B1D">
          <w:rPr>
            <w:spacing w:val="-3"/>
            <w:sz w:val="20"/>
          </w:rPr>
          <w:delText xml:space="preserve"> </w:delText>
        </w:r>
        <w:r w:rsidDel="00F42B1D">
          <w:rPr>
            <w:sz w:val="20"/>
          </w:rPr>
          <w:delText>for</w:delText>
        </w:r>
        <w:r w:rsidDel="00F42B1D">
          <w:rPr>
            <w:spacing w:val="-3"/>
            <w:sz w:val="20"/>
          </w:rPr>
          <w:delText xml:space="preserve"> </w:delText>
        </w:r>
        <w:r w:rsidDel="00F42B1D">
          <w:rPr>
            <w:sz w:val="20"/>
          </w:rPr>
          <w:delText>sustainable</w:delText>
        </w:r>
        <w:r w:rsidDel="00F42B1D">
          <w:rPr>
            <w:spacing w:val="-3"/>
            <w:sz w:val="20"/>
          </w:rPr>
          <w:delText xml:space="preserve"> </w:delText>
        </w:r>
        <w:r w:rsidDel="00F42B1D">
          <w:rPr>
            <w:sz w:val="20"/>
          </w:rPr>
          <w:delText>progress</w:delText>
        </w:r>
        <w:r w:rsidDel="00F42B1D">
          <w:rPr>
            <w:spacing w:val="-3"/>
            <w:sz w:val="20"/>
          </w:rPr>
          <w:delText xml:space="preserve"> </w:delText>
        </w:r>
        <w:r w:rsidDel="00F42B1D">
          <w:rPr>
            <w:sz w:val="20"/>
          </w:rPr>
          <w:delText>and</w:delText>
        </w:r>
        <w:r w:rsidDel="00F42B1D">
          <w:rPr>
            <w:spacing w:val="-3"/>
            <w:sz w:val="20"/>
          </w:rPr>
          <w:delText xml:space="preserve"> </w:delText>
        </w:r>
        <w:r w:rsidDel="00F42B1D">
          <w:rPr>
            <w:sz w:val="20"/>
          </w:rPr>
          <w:delText>trust</w:delText>
        </w:r>
        <w:r w:rsidDel="00F42B1D">
          <w:rPr>
            <w:spacing w:val="-3"/>
            <w:sz w:val="20"/>
          </w:rPr>
          <w:delText xml:space="preserve"> </w:delText>
        </w:r>
        <w:r w:rsidDel="00F42B1D">
          <w:rPr>
            <w:sz w:val="20"/>
          </w:rPr>
          <w:delText>in digital systems. Intrusion Detection Systems (IDS) play a crucial role in detecting unauthorized access and enhancing cybersecurity. This study explores the integration of Machine Learning (ML) and Explainable Artificial Intelligence (XAI) into IDS,</w:delText>
        </w:r>
        <w:r w:rsidDel="00F42B1D">
          <w:rPr>
            <w:spacing w:val="-5"/>
            <w:sz w:val="20"/>
          </w:rPr>
          <w:delText xml:space="preserve"> </w:delText>
        </w:r>
        <w:r w:rsidDel="00F42B1D">
          <w:rPr>
            <w:sz w:val="20"/>
          </w:rPr>
          <w:delText>focusing</w:delText>
        </w:r>
        <w:r w:rsidDel="00F42B1D">
          <w:rPr>
            <w:spacing w:val="-5"/>
            <w:sz w:val="20"/>
          </w:rPr>
          <w:delText xml:space="preserve"> </w:delText>
        </w:r>
        <w:r w:rsidDel="00F42B1D">
          <w:rPr>
            <w:sz w:val="20"/>
          </w:rPr>
          <w:delText>on</w:delText>
        </w:r>
        <w:r w:rsidDel="00F42B1D">
          <w:rPr>
            <w:spacing w:val="-5"/>
            <w:sz w:val="20"/>
          </w:rPr>
          <w:delText xml:space="preserve"> </w:delText>
        </w:r>
        <w:r w:rsidDel="00F42B1D">
          <w:rPr>
            <w:sz w:val="20"/>
          </w:rPr>
          <w:delText>improving</w:delText>
        </w:r>
        <w:r w:rsidDel="00F42B1D">
          <w:rPr>
            <w:spacing w:val="-5"/>
            <w:sz w:val="20"/>
          </w:rPr>
          <w:delText xml:space="preserve"> </w:delText>
        </w:r>
        <w:r w:rsidDel="00F42B1D">
          <w:rPr>
            <w:sz w:val="20"/>
          </w:rPr>
          <w:delText>transparency,</w:delText>
        </w:r>
        <w:r w:rsidDel="00F42B1D">
          <w:rPr>
            <w:spacing w:val="-5"/>
            <w:sz w:val="20"/>
          </w:rPr>
          <w:delText xml:space="preserve"> </w:delText>
        </w:r>
        <w:r w:rsidDel="00F42B1D">
          <w:rPr>
            <w:sz w:val="20"/>
          </w:rPr>
          <w:delText>interpretability,</w:delText>
        </w:r>
        <w:r w:rsidDel="00F42B1D">
          <w:rPr>
            <w:spacing w:val="-5"/>
            <w:sz w:val="20"/>
          </w:rPr>
          <w:delText xml:space="preserve"> </w:delText>
        </w:r>
        <w:r w:rsidDel="00F42B1D">
          <w:rPr>
            <w:sz w:val="20"/>
          </w:rPr>
          <w:delText>and</w:delText>
        </w:r>
        <w:r w:rsidDel="00F42B1D">
          <w:rPr>
            <w:spacing w:val="-5"/>
            <w:sz w:val="20"/>
          </w:rPr>
          <w:delText xml:space="preserve"> </w:delText>
        </w:r>
        <w:r w:rsidDel="00F42B1D">
          <w:rPr>
            <w:sz w:val="20"/>
          </w:rPr>
          <w:delText>effectiveness.</w:delText>
        </w:r>
        <w:r w:rsidDel="00F42B1D">
          <w:rPr>
            <w:spacing w:val="-5"/>
            <w:sz w:val="20"/>
          </w:rPr>
          <w:delText xml:space="preserve"> </w:delText>
        </w:r>
        <w:r w:rsidDel="00F42B1D">
          <w:rPr>
            <w:sz w:val="20"/>
          </w:rPr>
          <w:delText>A comprehensive literature review was conducted, analyzing IDS methodologies, datasets, and ML approaches. Experimental research was performed</w:delText>
        </w:r>
        <w:r w:rsidDel="00F42B1D">
          <w:rPr>
            <w:spacing w:val="-2"/>
            <w:sz w:val="20"/>
          </w:rPr>
          <w:delText xml:space="preserve"> </w:delText>
        </w:r>
        <w:r w:rsidDel="00F42B1D">
          <w:rPr>
            <w:sz w:val="20"/>
          </w:rPr>
          <w:delText>to</w:delText>
        </w:r>
        <w:r w:rsidDel="00F42B1D">
          <w:rPr>
            <w:spacing w:val="-2"/>
            <w:sz w:val="20"/>
          </w:rPr>
          <w:delText xml:space="preserve"> </w:delText>
        </w:r>
        <w:r w:rsidDel="00F42B1D">
          <w:rPr>
            <w:sz w:val="20"/>
          </w:rPr>
          <w:delText>assess</w:delText>
        </w:r>
        <w:r w:rsidDel="00F42B1D">
          <w:rPr>
            <w:spacing w:val="-2"/>
            <w:sz w:val="20"/>
          </w:rPr>
          <w:delText xml:space="preserve"> </w:delText>
        </w:r>
        <w:r w:rsidDel="00F42B1D">
          <w:rPr>
            <w:sz w:val="20"/>
          </w:rPr>
          <w:delText>the</w:delText>
        </w:r>
        <w:r w:rsidDel="00F42B1D">
          <w:rPr>
            <w:spacing w:val="-2"/>
            <w:sz w:val="20"/>
          </w:rPr>
          <w:delText xml:space="preserve"> </w:delText>
        </w:r>
        <w:r w:rsidDel="00F42B1D">
          <w:rPr>
            <w:sz w:val="20"/>
          </w:rPr>
          <w:delText>impact</w:delText>
        </w:r>
        <w:r w:rsidDel="00F42B1D">
          <w:rPr>
            <w:spacing w:val="-2"/>
            <w:sz w:val="20"/>
          </w:rPr>
          <w:delText xml:space="preserve"> </w:delText>
        </w:r>
        <w:r w:rsidDel="00F42B1D">
          <w:rPr>
            <w:sz w:val="20"/>
          </w:rPr>
          <w:delText>of</w:delText>
        </w:r>
        <w:r w:rsidDel="00F42B1D">
          <w:rPr>
            <w:spacing w:val="-2"/>
            <w:sz w:val="20"/>
          </w:rPr>
          <w:delText xml:space="preserve"> </w:delText>
        </w:r>
        <w:r w:rsidDel="00F42B1D">
          <w:rPr>
            <w:sz w:val="20"/>
          </w:rPr>
          <w:delText>XAI</w:delText>
        </w:r>
        <w:r w:rsidDel="00F42B1D">
          <w:rPr>
            <w:spacing w:val="-2"/>
            <w:sz w:val="20"/>
          </w:rPr>
          <w:delText xml:space="preserve"> </w:delText>
        </w:r>
        <w:r w:rsidDel="00F42B1D">
          <w:rPr>
            <w:sz w:val="20"/>
          </w:rPr>
          <w:delText>techniques,</w:delText>
        </w:r>
        <w:r w:rsidDel="00F42B1D">
          <w:rPr>
            <w:spacing w:val="-2"/>
            <w:sz w:val="20"/>
          </w:rPr>
          <w:delText xml:space="preserve"> </w:delText>
        </w:r>
        <w:r w:rsidDel="00F42B1D">
          <w:rPr>
            <w:sz w:val="20"/>
          </w:rPr>
          <w:delText>such</w:delText>
        </w:r>
        <w:r w:rsidDel="00F42B1D">
          <w:rPr>
            <w:spacing w:val="-2"/>
            <w:sz w:val="20"/>
          </w:rPr>
          <w:delText xml:space="preserve"> </w:delText>
        </w:r>
        <w:r w:rsidDel="00F42B1D">
          <w:rPr>
            <w:sz w:val="20"/>
          </w:rPr>
          <w:delText>as</w:delText>
        </w:r>
        <w:r w:rsidDel="00F42B1D">
          <w:rPr>
            <w:spacing w:val="-2"/>
            <w:sz w:val="20"/>
          </w:rPr>
          <w:delText xml:space="preserve"> </w:delText>
        </w:r>
        <w:r w:rsidDel="00F42B1D">
          <w:rPr>
            <w:sz w:val="20"/>
          </w:rPr>
          <w:delText>SHAP</w:delText>
        </w:r>
        <w:r w:rsidDel="00F42B1D">
          <w:rPr>
            <w:spacing w:val="-2"/>
            <w:sz w:val="20"/>
          </w:rPr>
          <w:delText xml:space="preserve"> </w:delText>
        </w:r>
        <w:r w:rsidDel="00F42B1D">
          <w:rPr>
            <w:sz w:val="20"/>
          </w:rPr>
          <w:delText>and</w:delText>
        </w:r>
        <w:r w:rsidDel="00F42B1D">
          <w:rPr>
            <w:spacing w:val="-2"/>
            <w:sz w:val="20"/>
          </w:rPr>
          <w:delText xml:space="preserve"> </w:delText>
        </w:r>
        <w:r w:rsidDel="00F42B1D">
          <w:rPr>
            <w:sz w:val="20"/>
          </w:rPr>
          <w:delText>LIME,</w:delText>
        </w:r>
        <w:r w:rsidDel="00F42B1D">
          <w:rPr>
            <w:spacing w:val="-2"/>
            <w:sz w:val="20"/>
          </w:rPr>
          <w:delText xml:space="preserve"> </w:delText>
        </w:r>
        <w:r w:rsidDel="00F42B1D">
          <w:rPr>
            <w:sz w:val="20"/>
          </w:rPr>
          <w:delText>on</w:delText>
        </w:r>
        <w:r w:rsidDel="00F42B1D">
          <w:rPr>
            <w:spacing w:val="-2"/>
            <w:sz w:val="20"/>
          </w:rPr>
          <w:delText xml:space="preserve"> </w:delText>
        </w:r>
        <w:r w:rsidDel="00F42B1D">
          <w:rPr>
            <w:sz w:val="20"/>
          </w:rPr>
          <w:delText>IDS performance. The results demonstrate that combining ML and XAI significantly enhances IDS reliability and decision-making clarity. This study contributes to developing more secure and transparent AI-driven cybersecurity solutions.</w:delText>
        </w:r>
      </w:del>
      <w:ins w:id="18" w:author="Dekan" w:date="2025-02-10T02:41:00Z">
        <w:r w:rsidR="00493143">
          <w:t>In the digital era, ensuring information security and maintaining communication integrity are critical for sustainable progress and building trust in digital systems. Intrusion Detection Systems (IDS) are essential for identifying unauthorized access attempts and strengthening cybersecurity defenses. This study investigates the integration of Machine Learning (ML) with Explainable Artificial Intelligence (XAI) within IDS frameworks, aiming to enhance transparency, interpretability, and overall effectiveness.</w:t>
        </w:r>
      </w:ins>
      <w:ins w:id="19" w:author="Dekan" w:date="2025-02-10T02:42:00Z">
        <w:r w:rsidR="00F42B1D">
          <w:t xml:space="preserve"> </w:t>
        </w:r>
      </w:ins>
      <w:ins w:id="20" w:author="Dekan" w:date="2025-02-10T02:41:00Z">
        <w:r w:rsidR="00493143">
          <w:t>An extensive literature review was conducted to examine current IDS methodologies, relevant datasets, and prevailing ML techniques. In parallel, experimental research was carried out to evaluate the impact of leading XAI methods—such as SHAP and LIME—on IDS performance. The results indicate that the combination of ML and XAI significantly improves both the reliability of IDS and the clarity of its decision-making processes.</w:t>
        </w:r>
      </w:ins>
      <w:ins w:id="21" w:author="Dekan" w:date="2025-02-10T02:43:00Z">
        <w:r w:rsidR="00F42B1D">
          <w:t xml:space="preserve"> </w:t>
        </w:r>
      </w:ins>
      <w:ins w:id="22" w:author="Dekan" w:date="2025-02-10T02:41:00Z">
        <w:r w:rsidR="00493143">
          <w:t>Overall, this study contributes to the development of more secure and transparent AI-driven cybersecurity solutions, paving the way for advancements in both research and practical applications within the field.</w:t>
        </w:r>
      </w:ins>
    </w:p>
    <w:p w14:paraId="3E011FCD" w14:textId="77777777" w:rsidR="00493143" w:rsidDel="00F42B1D" w:rsidRDefault="00493143">
      <w:pPr>
        <w:spacing w:before="202"/>
        <w:ind w:left="141" w:right="181" w:firstLine="15"/>
        <w:jc w:val="both"/>
        <w:rPr>
          <w:del w:id="23" w:author="Dekan" w:date="2025-02-10T02:43:00Z"/>
          <w:sz w:val="20"/>
        </w:rPr>
      </w:pPr>
    </w:p>
    <w:p w14:paraId="4C2DCBB8" w14:textId="77777777" w:rsidR="005A2A7E" w:rsidRDefault="008E3266">
      <w:pPr>
        <w:spacing w:before="230" w:line="276" w:lineRule="auto"/>
        <w:ind w:left="141" w:right="183"/>
        <w:jc w:val="both"/>
        <w:rPr>
          <w:sz w:val="20"/>
        </w:rPr>
      </w:pPr>
      <w:r>
        <w:rPr>
          <w:b/>
          <w:sz w:val="20"/>
        </w:rPr>
        <w:t xml:space="preserve">Keywords: </w:t>
      </w:r>
      <w:r>
        <w:rPr>
          <w:sz w:val="20"/>
        </w:rPr>
        <w:t>Explainable Artificial Intelligence, Machine Learning, Intrusion Detection System</w:t>
      </w:r>
      <w:del w:id="24" w:author="Dekan" w:date="2025-02-10T02:44:00Z">
        <w:r w:rsidDel="00F42B1D">
          <w:rPr>
            <w:sz w:val="20"/>
          </w:rPr>
          <w:delText>s</w:delText>
        </w:r>
      </w:del>
      <w:r>
        <w:rPr>
          <w:sz w:val="20"/>
        </w:rPr>
        <w:t xml:space="preserve">, </w:t>
      </w:r>
      <w:ins w:id="25" w:author="Dekan" w:date="2025-02-10T02:44:00Z">
        <w:r w:rsidR="00F42B1D">
          <w:rPr>
            <w:sz w:val="20"/>
          </w:rPr>
          <w:t xml:space="preserve">Experiment, Dataset, </w:t>
        </w:r>
      </w:ins>
      <w:r>
        <w:rPr>
          <w:sz w:val="20"/>
        </w:rPr>
        <w:t xml:space="preserve">LIME, SHAP, </w:t>
      </w:r>
      <w:r>
        <w:rPr>
          <w:spacing w:val="-2"/>
          <w:sz w:val="20"/>
        </w:rPr>
        <w:t>Cybersecurity.</w:t>
      </w:r>
    </w:p>
    <w:p w14:paraId="13ED404B" w14:textId="77777777" w:rsidR="005A2A7E" w:rsidRDefault="005A2A7E">
      <w:pPr>
        <w:pStyle w:val="GvdeMetni"/>
        <w:spacing w:before="60"/>
        <w:ind w:left="0"/>
        <w:rPr>
          <w:sz w:val="20"/>
        </w:rPr>
      </w:pPr>
    </w:p>
    <w:p w14:paraId="0FC826AF" w14:textId="77777777" w:rsidR="005A2A7E" w:rsidRDefault="008E3266">
      <w:pPr>
        <w:pStyle w:val="Balk1"/>
        <w:numPr>
          <w:ilvl w:val="0"/>
          <w:numId w:val="4"/>
        </w:numPr>
        <w:tabs>
          <w:tab w:val="left" w:pos="381"/>
        </w:tabs>
        <w:spacing w:before="0"/>
        <w:ind w:left="381"/>
      </w:pPr>
      <w:r>
        <w:rPr>
          <w:spacing w:val="-2"/>
        </w:rPr>
        <w:t>Introduction</w:t>
      </w:r>
    </w:p>
    <w:p w14:paraId="0C80CC36" w14:textId="77777777" w:rsidR="005A2A7E" w:rsidRDefault="008E3266">
      <w:pPr>
        <w:pStyle w:val="GvdeMetni"/>
        <w:spacing w:before="243" w:line="242" w:lineRule="auto"/>
        <w:ind w:right="180"/>
        <w:jc w:val="both"/>
      </w:pPr>
      <w:r>
        <w:t>The interaction between information, communication, and digitalization forms the backbone of modern organizations. Embracing these elements is essential for fostering innovation, increasing efficiency, and maintaining a competitive advantage in an ever-evolving digital landscape. Focusing on the fundamental role of information and communication in digital transformation reveals that securing key elements within information systems is a critical priority. As advancements in digitalization accelerate, concerns surrounding the security, confidentiality, integrity, and sustainability of information and communication networks become increasingly significant.</w:t>
      </w:r>
    </w:p>
    <w:p w14:paraId="4426F5C7" w14:textId="77777777" w:rsidR="005A2A7E" w:rsidRDefault="008E3266">
      <w:pPr>
        <w:pStyle w:val="GvdeMetni"/>
        <w:spacing w:before="236" w:line="276" w:lineRule="auto"/>
        <w:ind w:right="177"/>
        <w:jc w:val="both"/>
      </w:pPr>
      <w:r>
        <w:t>Information security refers to the effective protection of sensitive data against unauthorized access,</w:t>
      </w:r>
      <w:r>
        <w:rPr>
          <w:spacing w:val="-5"/>
        </w:rPr>
        <w:t xml:space="preserve"> </w:t>
      </w:r>
      <w:r>
        <w:t>various</w:t>
      </w:r>
      <w:r>
        <w:rPr>
          <w:spacing w:val="-5"/>
        </w:rPr>
        <w:t xml:space="preserve"> </w:t>
      </w:r>
      <w:r>
        <w:t>breaches,</w:t>
      </w:r>
      <w:r>
        <w:rPr>
          <w:spacing w:val="-5"/>
        </w:rPr>
        <w:t xml:space="preserve"> </w:t>
      </w:r>
      <w:r>
        <w:t>and</w:t>
      </w:r>
      <w:r>
        <w:rPr>
          <w:spacing w:val="-5"/>
        </w:rPr>
        <w:t xml:space="preserve"> </w:t>
      </w:r>
      <w:r>
        <w:t>other</w:t>
      </w:r>
      <w:r>
        <w:rPr>
          <w:spacing w:val="-5"/>
        </w:rPr>
        <w:t xml:space="preserve"> </w:t>
      </w:r>
      <w:r>
        <w:t>threats.</w:t>
      </w:r>
      <w:r>
        <w:rPr>
          <w:spacing w:val="-5"/>
        </w:rPr>
        <w:t xml:space="preserve"> </w:t>
      </w:r>
      <w:r>
        <w:t>Similarly,</w:t>
      </w:r>
      <w:r>
        <w:rPr>
          <w:spacing w:val="-5"/>
        </w:rPr>
        <w:t xml:space="preserve"> </w:t>
      </w:r>
      <w:r>
        <w:t>the</w:t>
      </w:r>
      <w:r>
        <w:rPr>
          <w:spacing w:val="-5"/>
        </w:rPr>
        <w:t xml:space="preserve"> </w:t>
      </w:r>
      <w:r>
        <w:t>security</w:t>
      </w:r>
      <w:r>
        <w:rPr>
          <w:spacing w:val="-5"/>
        </w:rPr>
        <w:t xml:space="preserve"> </w:t>
      </w:r>
      <w:r>
        <w:t>of</w:t>
      </w:r>
      <w:r>
        <w:rPr>
          <w:spacing w:val="-5"/>
        </w:rPr>
        <w:t xml:space="preserve"> </w:t>
      </w:r>
      <w:r>
        <w:t>communication</w:t>
      </w:r>
      <w:r>
        <w:rPr>
          <w:spacing w:val="-5"/>
        </w:rPr>
        <w:t xml:space="preserve"> </w:t>
      </w:r>
      <w:r>
        <w:t>networks aims to maintain uninterrupted information exchange. Secure communication channels prevent interference, tampering, and unauthorized access to transmitted data. This is particularly crucial for digital businesses and e-commerce platforms, which heavily rely on the integrity of communication networks. The interactive environment facilitated by digitalization can also increase systems’ vulnerability to cyberattacks. Therefore, implementing effective cybersecurity measures such as encryption, authentication, and intrusion detection systems (IDS) is critical for protecting against potential threats. Additionally, security protocols must be continuously monitored and updated to address emerging risks and ensure the resilience of</w:t>
      </w:r>
      <w:r>
        <w:rPr>
          <w:spacing w:val="-3"/>
        </w:rPr>
        <w:t xml:space="preserve"> </w:t>
      </w:r>
      <w:r>
        <w:t>digital</w:t>
      </w:r>
      <w:r>
        <w:rPr>
          <w:spacing w:val="-3"/>
        </w:rPr>
        <w:t xml:space="preserve"> </w:t>
      </w:r>
      <w:r>
        <w:t>infrastructures.</w:t>
      </w:r>
      <w:r>
        <w:rPr>
          <w:spacing w:val="-3"/>
        </w:rPr>
        <w:t xml:space="preserve"> </w:t>
      </w:r>
      <w:r>
        <w:t>By</w:t>
      </w:r>
      <w:r>
        <w:rPr>
          <w:spacing w:val="-3"/>
        </w:rPr>
        <w:t xml:space="preserve"> </w:t>
      </w:r>
      <w:r>
        <w:t>prioritizing</w:t>
      </w:r>
      <w:r>
        <w:rPr>
          <w:spacing w:val="-3"/>
        </w:rPr>
        <w:t xml:space="preserve"> </w:t>
      </w:r>
      <w:r>
        <w:t>information security and securing communication networks, organizations can establish a safe and trustworthy digital environment. After addressing the critical aspects of information security and communication, it is essential to conduct an in-depth examination of the specific technologies that support these security measures. Among the most important systems supporting</w:t>
      </w:r>
      <w:r>
        <w:rPr>
          <w:spacing w:val="15"/>
        </w:rPr>
        <w:t xml:space="preserve"> </w:t>
      </w:r>
      <w:r>
        <w:t>security</w:t>
      </w:r>
      <w:r>
        <w:rPr>
          <w:spacing w:val="15"/>
        </w:rPr>
        <w:t xml:space="preserve"> </w:t>
      </w:r>
      <w:r>
        <w:t>measures</w:t>
      </w:r>
      <w:r>
        <w:rPr>
          <w:spacing w:val="15"/>
        </w:rPr>
        <w:t xml:space="preserve"> </w:t>
      </w:r>
      <w:r>
        <w:t>are</w:t>
      </w:r>
      <w:r>
        <w:rPr>
          <w:spacing w:val="15"/>
        </w:rPr>
        <w:t xml:space="preserve"> </w:t>
      </w:r>
      <w:r>
        <w:t>Intrusion</w:t>
      </w:r>
      <w:r>
        <w:rPr>
          <w:spacing w:val="15"/>
        </w:rPr>
        <w:t xml:space="preserve"> </w:t>
      </w:r>
      <w:r>
        <w:t xml:space="preserve">Detection Systems (IDS) and Intrusion </w:t>
      </w:r>
      <w:r>
        <w:rPr>
          <w:spacing w:val="-2"/>
        </w:rPr>
        <w:t>Prevention</w:t>
      </w:r>
    </w:p>
    <w:p w14:paraId="25AFBC0B" w14:textId="77777777" w:rsidR="005A2A7E" w:rsidRDefault="005A2A7E">
      <w:pPr>
        <w:pStyle w:val="GvdeMetni"/>
        <w:spacing w:line="276" w:lineRule="auto"/>
        <w:jc w:val="both"/>
        <w:sectPr w:rsidR="005A2A7E">
          <w:type w:val="continuous"/>
          <w:pgSz w:w="11920" w:h="16840"/>
          <w:pgMar w:top="1380" w:right="1275" w:bottom="280" w:left="1275" w:header="720" w:footer="720" w:gutter="0"/>
          <w:cols w:space="720"/>
        </w:sectPr>
      </w:pPr>
    </w:p>
    <w:p w14:paraId="61CDC949" w14:textId="77777777" w:rsidR="005A2A7E" w:rsidRDefault="008E3266">
      <w:pPr>
        <w:pStyle w:val="GvdeMetni"/>
        <w:spacing w:before="60" w:line="276" w:lineRule="auto"/>
        <w:ind w:right="182"/>
        <w:jc w:val="both"/>
      </w:pPr>
      <w:r>
        <w:t>Systems (IPS). These systems play a crucial role in identifying, mitigating, and preventing security threats while ensuring the integrity and resilience of digital infrastructures.</w:t>
      </w:r>
    </w:p>
    <w:p w14:paraId="2EAFE6D0" w14:textId="77777777" w:rsidR="005A2A7E" w:rsidRDefault="008E3266">
      <w:pPr>
        <w:pStyle w:val="GvdeMetni"/>
        <w:spacing w:before="240" w:line="276" w:lineRule="auto"/>
        <w:ind w:right="177"/>
        <w:jc w:val="both"/>
      </w:pPr>
      <w:r>
        <w:t>Intrusion and penetration generally refer to unauthorized</w:t>
      </w:r>
      <w:r>
        <w:rPr>
          <w:spacing w:val="-3"/>
        </w:rPr>
        <w:t xml:space="preserve"> </w:t>
      </w:r>
      <w:r>
        <w:t>access</w:t>
      </w:r>
      <w:r>
        <w:rPr>
          <w:spacing w:val="-3"/>
        </w:rPr>
        <w:t xml:space="preserve"> </w:t>
      </w:r>
      <w:r>
        <w:t>to</w:t>
      </w:r>
      <w:r>
        <w:rPr>
          <w:spacing w:val="-3"/>
        </w:rPr>
        <w:t xml:space="preserve"> </w:t>
      </w:r>
      <w:r>
        <w:t>a</w:t>
      </w:r>
      <w:r>
        <w:rPr>
          <w:spacing w:val="-3"/>
        </w:rPr>
        <w:t xml:space="preserve"> </w:t>
      </w:r>
      <w:r>
        <w:t>system</w:t>
      </w:r>
      <w:r>
        <w:rPr>
          <w:spacing w:val="-3"/>
        </w:rPr>
        <w:t xml:space="preserve"> </w:t>
      </w:r>
      <w:r>
        <w:t>or</w:t>
      </w:r>
      <w:r>
        <w:rPr>
          <w:spacing w:val="-3"/>
        </w:rPr>
        <w:t xml:space="preserve"> </w:t>
      </w:r>
      <w:r>
        <w:t>network.</w:t>
      </w:r>
      <w:r>
        <w:rPr>
          <w:spacing w:val="-3"/>
        </w:rPr>
        <w:t xml:space="preserve"> </w:t>
      </w:r>
      <w:r>
        <w:t>Such attempts can be carried out by exploiting security vulnerabilities or bypassing relevant protocols. Types of intrusions include brute force attacks, SQL injections, phishing attacks, and malware distribution, among others. Unauthorized intrusions can lead to severe consequences such as data theft, service disruptions, and financial losses.</w:t>
      </w:r>
      <w:ins w:id="26" w:author="Dekan" w:date="2025-02-10T01:57:00Z">
        <w:r w:rsidR="00C17414">
          <w:t xml:space="preserve"> </w:t>
        </w:r>
      </w:ins>
      <w:del w:id="27" w:author="Dekan" w:date="2025-02-10T01:55:00Z">
        <w:r w:rsidDel="008E3266">
          <w:delText xml:space="preserve">Intrusion Detection Systems (IDS) </w:delText>
        </w:r>
      </w:del>
      <w:ins w:id="28" w:author="Dekan" w:date="2025-02-10T01:55:00Z">
        <w:r>
          <w:t>IDS</w:t>
        </w:r>
      </w:ins>
      <w:ins w:id="29" w:author="Dekan" w:date="2025-02-10T01:57:00Z">
        <w:r w:rsidR="00C17414">
          <w:t xml:space="preserve">s </w:t>
        </w:r>
      </w:ins>
      <w:r>
        <w:t>play a critical role in monitoring network traffic for suspicious activities and potential threats. IDS enables the detection of anomalies that indicate unauthorized</w:t>
      </w:r>
      <w:r>
        <w:rPr>
          <w:spacing w:val="-3"/>
        </w:rPr>
        <w:t xml:space="preserve"> </w:t>
      </w:r>
      <w:r>
        <w:t>access</w:t>
      </w:r>
      <w:r>
        <w:rPr>
          <w:spacing w:val="-3"/>
        </w:rPr>
        <w:t xml:space="preserve"> </w:t>
      </w:r>
      <w:r>
        <w:t>or malicious attempts. To achieve this, IDS analyzes network packets, system logs, and other sources to identify patterns that match known attack signatures or behaviors. According to Fuchsberger,</w:t>
      </w:r>
      <w:r>
        <w:rPr>
          <w:spacing w:val="-5"/>
        </w:rPr>
        <w:t xml:space="preserve"> </w:t>
      </w:r>
      <w:r>
        <w:t>IDS</w:t>
      </w:r>
      <w:r>
        <w:rPr>
          <w:spacing w:val="-5"/>
        </w:rPr>
        <w:t xml:space="preserve"> </w:t>
      </w:r>
      <w:r>
        <w:t>is</w:t>
      </w:r>
      <w:r>
        <w:rPr>
          <w:spacing w:val="-5"/>
        </w:rPr>
        <w:t xml:space="preserve"> </w:t>
      </w:r>
      <w:r>
        <w:t>highly</w:t>
      </w:r>
      <w:r>
        <w:rPr>
          <w:spacing w:val="-5"/>
        </w:rPr>
        <w:t xml:space="preserve"> </w:t>
      </w:r>
      <w:r>
        <w:t>significant</w:t>
      </w:r>
      <w:r>
        <w:rPr>
          <w:spacing w:val="-5"/>
        </w:rPr>
        <w:t xml:space="preserve"> </w:t>
      </w:r>
      <w:r>
        <w:t>in</w:t>
      </w:r>
      <w:r>
        <w:rPr>
          <w:spacing w:val="-5"/>
        </w:rPr>
        <w:t xml:space="preserve"> </w:t>
      </w:r>
      <w:r>
        <w:t>alerting</w:t>
      </w:r>
      <w:r>
        <w:rPr>
          <w:spacing w:val="-5"/>
        </w:rPr>
        <w:t xml:space="preserve"> </w:t>
      </w:r>
      <w:r>
        <w:t>administrators</w:t>
      </w:r>
      <w:r>
        <w:rPr>
          <w:spacing w:val="-5"/>
        </w:rPr>
        <w:t xml:space="preserve"> </w:t>
      </w:r>
      <w:r>
        <w:t>to</w:t>
      </w:r>
      <w:r>
        <w:rPr>
          <w:spacing w:val="-5"/>
        </w:rPr>
        <w:t xml:space="preserve"> </w:t>
      </w:r>
      <w:r>
        <w:t>potential</w:t>
      </w:r>
      <w:r>
        <w:rPr>
          <w:spacing w:val="-5"/>
        </w:rPr>
        <w:t xml:space="preserve"> </w:t>
      </w:r>
      <w:r>
        <w:t>security</w:t>
      </w:r>
      <w:r>
        <w:rPr>
          <w:spacing w:val="-5"/>
        </w:rPr>
        <w:t xml:space="preserve"> </w:t>
      </w:r>
      <w:r>
        <w:t>breaches, allowing timely intervention and providing an essential layer of defense [1].</w:t>
      </w:r>
    </w:p>
    <w:p w14:paraId="2D36859E" w14:textId="77777777" w:rsidR="005A2A7E" w:rsidRDefault="008E3266">
      <w:pPr>
        <w:pStyle w:val="GvdeMetni"/>
        <w:spacing w:before="240" w:line="276" w:lineRule="auto"/>
        <w:ind w:right="178"/>
        <w:jc w:val="both"/>
      </w:pPr>
      <w:r>
        <w:t>Dorothy E. Denning’s paper, An Intrusion-Detection Model (1987), was one of the first studies to propose a systematic approach for detecting unauthorized access and anomalies in computer</w:t>
      </w:r>
      <w:r>
        <w:rPr>
          <w:spacing w:val="-4"/>
        </w:rPr>
        <w:t xml:space="preserve"> </w:t>
      </w:r>
      <w:r>
        <w:t>systems</w:t>
      </w:r>
      <w:r>
        <w:rPr>
          <w:spacing w:val="-4"/>
        </w:rPr>
        <w:t xml:space="preserve"> </w:t>
      </w:r>
      <w:r>
        <w:t>[2].</w:t>
      </w:r>
      <w:r>
        <w:rPr>
          <w:spacing w:val="-4"/>
        </w:rPr>
        <w:t xml:space="preserve"> </w:t>
      </w:r>
      <w:r>
        <w:t>Denning’s</w:t>
      </w:r>
      <w:r>
        <w:rPr>
          <w:spacing w:val="-4"/>
        </w:rPr>
        <w:t xml:space="preserve"> </w:t>
      </w:r>
      <w:r>
        <w:t>approach</w:t>
      </w:r>
      <w:r>
        <w:rPr>
          <w:spacing w:val="-4"/>
        </w:rPr>
        <w:t xml:space="preserve"> </w:t>
      </w:r>
      <w:r>
        <w:t>was</w:t>
      </w:r>
      <w:r>
        <w:rPr>
          <w:spacing w:val="-4"/>
        </w:rPr>
        <w:t xml:space="preserve"> </w:t>
      </w:r>
      <w:r>
        <w:t>based</w:t>
      </w:r>
      <w:r>
        <w:rPr>
          <w:spacing w:val="-4"/>
        </w:rPr>
        <w:t xml:space="preserve"> </w:t>
      </w:r>
      <w:r>
        <w:t>on</w:t>
      </w:r>
      <w:r>
        <w:rPr>
          <w:spacing w:val="-4"/>
        </w:rPr>
        <w:t xml:space="preserve"> </w:t>
      </w:r>
      <w:r>
        <w:t>profiling</w:t>
      </w:r>
      <w:r>
        <w:rPr>
          <w:spacing w:val="-4"/>
        </w:rPr>
        <w:t xml:space="preserve"> </w:t>
      </w:r>
      <w:r>
        <w:t>by</w:t>
      </w:r>
      <w:r>
        <w:rPr>
          <w:spacing w:val="-4"/>
        </w:rPr>
        <w:t xml:space="preserve"> </w:t>
      </w:r>
      <w:r>
        <w:t>utilizing</w:t>
      </w:r>
      <w:r>
        <w:rPr>
          <w:spacing w:val="-4"/>
        </w:rPr>
        <w:t xml:space="preserve"> </w:t>
      </w:r>
      <w:r>
        <w:t>metrics</w:t>
      </w:r>
      <w:r>
        <w:rPr>
          <w:spacing w:val="-4"/>
        </w:rPr>
        <w:t xml:space="preserve"> </w:t>
      </w:r>
      <w:r>
        <w:t>such</w:t>
      </w:r>
      <w:r>
        <w:rPr>
          <w:spacing w:val="-4"/>
        </w:rPr>
        <w:t xml:space="preserve"> </w:t>
      </w:r>
      <w:r>
        <w:t>as user activity patterns and resource usage to establish a baseline of normal activities. According to this model, when activities deviate significantly from the baseline, the system flags them as potential intrusions. This study emphasized the importance of real-time monitoring and dynamic adaptation to new threats. Denning’s study laid the theoretical foundation for incorporating more sophisticated techniques, such as machine learning, to reduce false positives and enhance detection capabilities. In addition to IDS, another study focusing on proactive defense introduced Snort, an open-source network intrusion detection and prevention system, which provides a flexible and powerful tool for real-time traffic analysis and intrusion detection [3]. The Snort tool utilized a rule-based language to define traffic patterns and signatures indicative of malicious activity, enabling real-time traffic analysis. The integration of machine learning (ML) into IDS has significantly enhanced the capabilities of these systems by automating and improving traditional IDS approaches. ML techniques offer advanced methodologies for analyzing large volumes of network data, identifying patterns, and predicting potential threats with higher accuracy and efficiency. In this study, some of the main contributions in</w:t>
      </w:r>
      <w:r>
        <w:rPr>
          <w:spacing w:val="-3"/>
        </w:rPr>
        <w:t xml:space="preserve"> </w:t>
      </w:r>
      <w:r>
        <w:t>the</w:t>
      </w:r>
      <w:r>
        <w:rPr>
          <w:spacing w:val="-3"/>
        </w:rPr>
        <w:t xml:space="preserve"> </w:t>
      </w:r>
      <w:r>
        <w:t>literature</w:t>
      </w:r>
      <w:r>
        <w:rPr>
          <w:spacing w:val="-3"/>
        </w:rPr>
        <w:t xml:space="preserve"> </w:t>
      </w:r>
      <w:r>
        <w:t>regarding</w:t>
      </w:r>
      <w:r>
        <w:rPr>
          <w:spacing w:val="-3"/>
        </w:rPr>
        <w:t xml:space="preserve"> </w:t>
      </w:r>
      <w:r>
        <w:t>the</w:t>
      </w:r>
      <w:r>
        <w:rPr>
          <w:spacing w:val="-3"/>
        </w:rPr>
        <w:t xml:space="preserve"> </w:t>
      </w:r>
      <w:r>
        <w:t>relationship</w:t>
      </w:r>
      <w:r>
        <w:rPr>
          <w:spacing w:val="-3"/>
        </w:rPr>
        <w:t xml:space="preserve"> </w:t>
      </w:r>
      <w:r>
        <w:t>between machine</w:t>
      </w:r>
      <w:r>
        <w:rPr>
          <w:spacing w:val="-3"/>
        </w:rPr>
        <w:t xml:space="preserve"> </w:t>
      </w:r>
      <w:r>
        <w:t>learning</w:t>
      </w:r>
      <w:r>
        <w:rPr>
          <w:spacing w:val="-3"/>
        </w:rPr>
        <w:t xml:space="preserve"> </w:t>
      </w:r>
      <w:r>
        <w:t>and</w:t>
      </w:r>
      <w:r>
        <w:rPr>
          <w:spacing w:val="-3"/>
        </w:rPr>
        <w:t xml:space="preserve"> </w:t>
      </w:r>
      <w:r>
        <w:t>IDS</w:t>
      </w:r>
      <w:r>
        <w:rPr>
          <w:spacing w:val="-3"/>
        </w:rPr>
        <w:t xml:space="preserve"> </w:t>
      </w:r>
      <w:r>
        <w:t>are</w:t>
      </w:r>
      <w:r>
        <w:rPr>
          <w:spacing w:val="-3"/>
        </w:rPr>
        <w:t xml:space="preserve"> </w:t>
      </w:r>
      <w:r>
        <w:t>summarized</w:t>
      </w:r>
      <w:r>
        <w:rPr>
          <w:spacing w:val="-3"/>
        </w:rPr>
        <w:t xml:space="preserve"> </w:t>
      </w:r>
      <w:r>
        <w:t>before</w:t>
      </w:r>
      <w:r>
        <w:rPr>
          <w:spacing w:val="-3"/>
        </w:rPr>
        <w:t xml:space="preserve"> </w:t>
      </w:r>
      <w:r>
        <w:t>moving</w:t>
      </w:r>
      <w:r>
        <w:rPr>
          <w:spacing w:val="-3"/>
        </w:rPr>
        <w:t xml:space="preserve"> </w:t>
      </w:r>
      <w:r>
        <w:t>on</w:t>
      </w:r>
      <w:r>
        <w:rPr>
          <w:spacing w:val="-3"/>
        </w:rPr>
        <w:t xml:space="preserve"> </w:t>
      </w:r>
      <w:r>
        <w:t>to</w:t>
      </w:r>
      <w:r>
        <w:rPr>
          <w:spacing w:val="-3"/>
        </w:rPr>
        <w:t xml:space="preserve"> </w:t>
      </w:r>
      <w:r>
        <w:t>the</w:t>
      </w:r>
      <w:r>
        <w:rPr>
          <w:spacing w:val="-3"/>
        </w:rPr>
        <w:t xml:space="preserve"> </w:t>
      </w:r>
      <w:r>
        <w:t>implementation</w:t>
      </w:r>
      <w:r>
        <w:rPr>
          <w:spacing w:val="-3"/>
        </w:rPr>
        <w:t xml:space="preserve"> </w:t>
      </w:r>
      <w:r>
        <w:t>phase.</w:t>
      </w:r>
      <w:r>
        <w:rPr>
          <w:spacing w:val="-3"/>
        </w:rPr>
        <w:t xml:space="preserve"> </w:t>
      </w:r>
      <w:r>
        <w:t>By leveraging historical attack data,</w:t>
      </w:r>
      <w:r>
        <w:rPr>
          <w:spacing w:val="-2"/>
        </w:rPr>
        <w:t xml:space="preserve"> </w:t>
      </w:r>
      <w:r>
        <w:t>ML</w:t>
      </w:r>
      <w:r>
        <w:rPr>
          <w:spacing w:val="-2"/>
        </w:rPr>
        <w:t xml:space="preserve"> </w:t>
      </w:r>
      <w:r>
        <w:t>algorithms</w:t>
      </w:r>
      <w:r>
        <w:rPr>
          <w:spacing w:val="-2"/>
        </w:rPr>
        <w:t xml:space="preserve"> </w:t>
      </w:r>
      <w:r>
        <w:t>automate</w:t>
      </w:r>
      <w:r>
        <w:rPr>
          <w:spacing w:val="-2"/>
        </w:rPr>
        <w:t xml:space="preserve"> </w:t>
      </w:r>
      <w:r>
        <w:t>the</w:t>
      </w:r>
      <w:r>
        <w:rPr>
          <w:spacing w:val="-2"/>
        </w:rPr>
        <w:t xml:space="preserve"> </w:t>
      </w:r>
      <w:r>
        <w:t>learning</w:t>
      </w:r>
      <w:r>
        <w:rPr>
          <w:spacing w:val="-2"/>
        </w:rPr>
        <w:t xml:space="preserve"> </w:t>
      </w:r>
      <w:r>
        <w:t>process</w:t>
      </w:r>
      <w:r>
        <w:rPr>
          <w:spacing w:val="-2"/>
        </w:rPr>
        <w:t xml:space="preserve"> </w:t>
      </w:r>
      <w:r>
        <w:t>and</w:t>
      </w:r>
      <w:r>
        <w:rPr>
          <w:spacing w:val="-2"/>
        </w:rPr>
        <w:t xml:space="preserve"> </w:t>
      </w:r>
      <w:r>
        <w:t>enable</w:t>
      </w:r>
      <w:r>
        <w:rPr>
          <w:spacing w:val="-2"/>
        </w:rPr>
        <w:t xml:space="preserve"> </w:t>
      </w:r>
      <w:r>
        <w:t>the detection of previously unseen intrusion types.</w:t>
      </w:r>
    </w:p>
    <w:p w14:paraId="1FB0BFE3" w14:textId="77777777" w:rsidR="005A2A7E" w:rsidRDefault="008E3266">
      <w:pPr>
        <w:pStyle w:val="GvdeMetni"/>
        <w:spacing w:before="240" w:line="276" w:lineRule="auto"/>
        <w:ind w:right="179"/>
        <w:jc w:val="both"/>
      </w:pPr>
      <w:r>
        <w:t>In machine learning,</w:t>
      </w:r>
      <w:r>
        <w:rPr>
          <w:spacing w:val="-4"/>
        </w:rPr>
        <w:t xml:space="preserve"> </w:t>
      </w:r>
      <w:r>
        <w:t>techniques</w:t>
      </w:r>
      <w:r>
        <w:rPr>
          <w:spacing w:val="-4"/>
        </w:rPr>
        <w:t xml:space="preserve"> </w:t>
      </w:r>
      <w:r>
        <w:t>such</w:t>
      </w:r>
      <w:r>
        <w:rPr>
          <w:spacing w:val="-4"/>
        </w:rPr>
        <w:t xml:space="preserve"> </w:t>
      </w:r>
      <w:r>
        <w:t>as</w:t>
      </w:r>
      <w:r>
        <w:rPr>
          <w:spacing w:val="-4"/>
        </w:rPr>
        <w:t xml:space="preserve"> </w:t>
      </w:r>
      <w:r>
        <w:t>supervised,</w:t>
      </w:r>
      <w:r>
        <w:rPr>
          <w:spacing w:val="-4"/>
        </w:rPr>
        <w:t xml:space="preserve"> </w:t>
      </w:r>
      <w:r>
        <w:t>unsupervised,</w:t>
      </w:r>
      <w:r>
        <w:rPr>
          <w:spacing w:val="-4"/>
        </w:rPr>
        <w:t xml:space="preserve"> </w:t>
      </w:r>
      <w:r>
        <w:t>and</w:t>
      </w:r>
      <w:r>
        <w:rPr>
          <w:spacing w:val="-4"/>
        </w:rPr>
        <w:t xml:space="preserve"> </w:t>
      </w:r>
      <w:r>
        <w:t>reinforcement</w:t>
      </w:r>
      <w:r>
        <w:rPr>
          <w:spacing w:val="-4"/>
        </w:rPr>
        <w:t xml:space="preserve"> </w:t>
      </w:r>
      <w:r>
        <w:t>learning are widely</w:t>
      </w:r>
      <w:r>
        <w:rPr>
          <w:spacing w:val="-3"/>
        </w:rPr>
        <w:t xml:space="preserve"> </w:t>
      </w:r>
      <w:r>
        <w:t>applied.</w:t>
      </w:r>
      <w:r>
        <w:rPr>
          <w:spacing w:val="-3"/>
        </w:rPr>
        <w:t xml:space="preserve"> </w:t>
      </w:r>
      <w:r>
        <w:t>These</w:t>
      </w:r>
      <w:r>
        <w:rPr>
          <w:spacing w:val="-3"/>
        </w:rPr>
        <w:t xml:space="preserve"> </w:t>
      </w:r>
      <w:r>
        <w:t>methods</w:t>
      </w:r>
      <w:r>
        <w:rPr>
          <w:spacing w:val="-3"/>
        </w:rPr>
        <w:t xml:space="preserve"> </w:t>
      </w:r>
      <w:r>
        <w:t>assist</w:t>
      </w:r>
      <w:r>
        <w:rPr>
          <w:spacing w:val="-3"/>
        </w:rPr>
        <w:t xml:space="preserve"> </w:t>
      </w:r>
      <w:r>
        <w:t>in</w:t>
      </w:r>
      <w:r>
        <w:rPr>
          <w:spacing w:val="-3"/>
        </w:rPr>
        <w:t xml:space="preserve"> </w:t>
      </w:r>
      <w:r>
        <w:t>developing</w:t>
      </w:r>
      <w:r>
        <w:rPr>
          <w:spacing w:val="-3"/>
        </w:rPr>
        <w:t xml:space="preserve"> </w:t>
      </w:r>
      <w:r>
        <w:t>models</w:t>
      </w:r>
      <w:r>
        <w:rPr>
          <w:spacing w:val="-3"/>
        </w:rPr>
        <w:t xml:space="preserve"> </w:t>
      </w:r>
      <w:r>
        <w:t>that</w:t>
      </w:r>
      <w:r>
        <w:rPr>
          <w:spacing w:val="-3"/>
        </w:rPr>
        <w:t xml:space="preserve"> </w:t>
      </w:r>
      <w:r>
        <w:t>classify</w:t>
      </w:r>
      <w:r>
        <w:rPr>
          <w:spacing w:val="-3"/>
        </w:rPr>
        <w:t xml:space="preserve"> </w:t>
      </w:r>
      <w:r>
        <w:t>network</w:t>
      </w:r>
      <w:r>
        <w:rPr>
          <w:spacing w:val="-3"/>
        </w:rPr>
        <w:t xml:space="preserve"> </w:t>
      </w:r>
      <w:r>
        <w:t>activities as either normal or malicious based on learned patterns from data. To highlight the significance of the topic, it is essential to first discuss the literature emphasizing the importance of machine</w:t>
      </w:r>
      <w:r>
        <w:rPr>
          <w:spacing w:val="-3"/>
        </w:rPr>
        <w:t xml:space="preserve"> </w:t>
      </w:r>
      <w:r>
        <w:t>learning</w:t>
      </w:r>
      <w:r>
        <w:rPr>
          <w:spacing w:val="-3"/>
        </w:rPr>
        <w:t xml:space="preserve"> </w:t>
      </w:r>
      <w:r>
        <w:t>and</w:t>
      </w:r>
      <w:r>
        <w:rPr>
          <w:spacing w:val="-3"/>
        </w:rPr>
        <w:t xml:space="preserve"> </w:t>
      </w:r>
      <w:r>
        <w:t>deep</w:t>
      </w:r>
      <w:r>
        <w:rPr>
          <w:spacing w:val="-3"/>
        </w:rPr>
        <w:t xml:space="preserve"> </w:t>
      </w:r>
      <w:r>
        <w:t>learning</w:t>
      </w:r>
      <w:r>
        <w:rPr>
          <w:spacing w:val="-3"/>
        </w:rPr>
        <w:t xml:space="preserve"> </w:t>
      </w:r>
      <w:r>
        <w:t>in</w:t>
      </w:r>
      <w:r>
        <w:rPr>
          <w:spacing w:val="-3"/>
        </w:rPr>
        <w:t xml:space="preserve"> </w:t>
      </w:r>
      <w:r>
        <w:t>the</w:t>
      </w:r>
      <w:r>
        <w:rPr>
          <w:spacing w:val="-3"/>
        </w:rPr>
        <w:t xml:space="preserve"> </w:t>
      </w:r>
      <w:r>
        <w:t>IDS</w:t>
      </w:r>
      <w:r>
        <w:rPr>
          <w:spacing w:val="-3"/>
        </w:rPr>
        <w:t xml:space="preserve"> </w:t>
      </w:r>
      <w:r>
        <w:t>domain.</w:t>
      </w:r>
      <w:r>
        <w:rPr>
          <w:spacing w:val="-3"/>
        </w:rPr>
        <w:t xml:space="preserve"> </w:t>
      </w:r>
      <w:r>
        <w:t>Javaid</w:t>
      </w:r>
      <w:r>
        <w:rPr>
          <w:spacing w:val="-3"/>
        </w:rPr>
        <w:t xml:space="preserve"> </w:t>
      </w:r>
      <w:r>
        <w:t>et</w:t>
      </w:r>
      <w:r>
        <w:rPr>
          <w:spacing w:val="-3"/>
        </w:rPr>
        <w:t xml:space="preserve"> </w:t>
      </w:r>
      <w:r>
        <w:t>al.</w:t>
      </w:r>
      <w:r>
        <w:rPr>
          <w:spacing w:val="-3"/>
        </w:rPr>
        <w:t xml:space="preserve"> </w:t>
      </w:r>
      <w:r>
        <w:t>proposed</w:t>
      </w:r>
      <w:r>
        <w:rPr>
          <w:spacing w:val="-3"/>
        </w:rPr>
        <w:t xml:space="preserve"> </w:t>
      </w:r>
      <w:r>
        <w:t>a deep learning approach based on a sparse autoencoder to detect intrusions in networks [4]. Recent</w:t>
      </w:r>
      <w:r>
        <w:rPr>
          <w:spacing w:val="74"/>
        </w:rPr>
        <w:t xml:space="preserve"> </w:t>
      </w:r>
      <w:r>
        <w:t>deep</w:t>
      </w:r>
      <w:r>
        <w:rPr>
          <w:spacing w:val="75"/>
        </w:rPr>
        <w:t xml:space="preserve"> </w:t>
      </w:r>
      <w:r>
        <w:t>learning</w:t>
      </w:r>
      <w:r>
        <w:rPr>
          <w:spacing w:val="74"/>
        </w:rPr>
        <w:t xml:space="preserve"> </w:t>
      </w:r>
      <w:r>
        <w:t>models</w:t>
      </w:r>
      <w:r>
        <w:rPr>
          <w:spacing w:val="75"/>
        </w:rPr>
        <w:t xml:space="preserve"> </w:t>
      </w:r>
      <w:r>
        <w:t>have</w:t>
      </w:r>
      <w:r>
        <w:rPr>
          <w:spacing w:val="74"/>
        </w:rPr>
        <w:t xml:space="preserve"> </w:t>
      </w:r>
      <w:r>
        <w:t>demonstrated</w:t>
      </w:r>
      <w:r>
        <w:rPr>
          <w:spacing w:val="75"/>
        </w:rPr>
        <w:t xml:space="preserve"> </w:t>
      </w:r>
      <w:r>
        <w:t>the</w:t>
      </w:r>
      <w:r>
        <w:rPr>
          <w:spacing w:val="74"/>
        </w:rPr>
        <w:t xml:space="preserve"> </w:t>
      </w:r>
      <w:r>
        <w:t>capability</w:t>
      </w:r>
      <w:r>
        <w:rPr>
          <w:spacing w:val="60"/>
        </w:rPr>
        <w:t xml:space="preserve"> </w:t>
      </w:r>
      <w:r>
        <w:t>to</w:t>
      </w:r>
      <w:r>
        <w:rPr>
          <w:spacing w:val="59"/>
        </w:rPr>
        <w:t xml:space="preserve"> </w:t>
      </w:r>
      <w:r>
        <w:t>effectively</w:t>
      </w:r>
      <w:r>
        <w:rPr>
          <w:spacing w:val="60"/>
        </w:rPr>
        <w:t xml:space="preserve"> </w:t>
      </w:r>
      <w:r>
        <w:t>learn</w:t>
      </w:r>
      <w:r>
        <w:rPr>
          <w:spacing w:val="60"/>
        </w:rPr>
        <w:t xml:space="preserve"> </w:t>
      </w:r>
      <w:r>
        <w:rPr>
          <w:spacing w:val="-5"/>
        </w:rPr>
        <w:t>and</w:t>
      </w:r>
    </w:p>
    <w:p w14:paraId="5ABE37DD" w14:textId="77777777" w:rsidR="005A2A7E" w:rsidRDefault="005A2A7E">
      <w:pPr>
        <w:pStyle w:val="GvdeMetni"/>
        <w:spacing w:line="276" w:lineRule="auto"/>
        <w:jc w:val="both"/>
        <w:sectPr w:rsidR="005A2A7E">
          <w:pgSz w:w="11920" w:h="16840"/>
          <w:pgMar w:top="1380" w:right="1275" w:bottom="280" w:left="1275" w:header="720" w:footer="720" w:gutter="0"/>
          <w:cols w:space="720"/>
        </w:sectPr>
      </w:pPr>
    </w:p>
    <w:p w14:paraId="4E71EF4D" w14:textId="77777777" w:rsidR="005A2A7E" w:rsidRDefault="008E3266">
      <w:pPr>
        <w:pStyle w:val="GvdeMetni"/>
        <w:spacing w:before="60" w:line="276" w:lineRule="auto"/>
        <w:ind w:right="177"/>
        <w:jc w:val="both"/>
      </w:pPr>
      <w:r>
        <w:t>recognize complex patterns in network traffic, achieving high accuracy in distinguishing between normal and malicious activities. The study involved training an autoencoder on a large network traffic dataset, where input data were compressed into a lower-dimensional representation and then reconstructed. Since malicious traffic tends to cause higher reconstruction errors compared to normal</w:t>
      </w:r>
      <w:r>
        <w:rPr>
          <w:spacing w:val="-3"/>
        </w:rPr>
        <w:t xml:space="preserve"> </w:t>
      </w:r>
      <w:r>
        <w:t>traffic,</w:t>
      </w:r>
      <w:r>
        <w:rPr>
          <w:spacing w:val="-3"/>
        </w:rPr>
        <w:t xml:space="preserve"> </w:t>
      </w:r>
      <w:r>
        <w:t>the</w:t>
      </w:r>
      <w:r>
        <w:rPr>
          <w:spacing w:val="-3"/>
        </w:rPr>
        <w:t xml:space="preserve"> </w:t>
      </w:r>
      <w:r>
        <w:t>reconstruction</w:t>
      </w:r>
      <w:r>
        <w:rPr>
          <w:spacing w:val="-3"/>
        </w:rPr>
        <w:t xml:space="preserve"> </w:t>
      </w:r>
      <w:r>
        <w:t>error</w:t>
      </w:r>
      <w:r>
        <w:rPr>
          <w:spacing w:val="-3"/>
        </w:rPr>
        <w:t xml:space="preserve"> </w:t>
      </w:r>
      <w:r>
        <w:t>was</w:t>
      </w:r>
      <w:r>
        <w:rPr>
          <w:spacing w:val="-3"/>
        </w:rPr>
        <w:t xml:space="preserve"> </w:t>
      </w:r>
      <w:r>
        <w:t>used</w:t>
      </w:r>
      <w:r>
        <w:rPr>
          <w:spacing w:val="-3"/>
        </w:rPr>
        <w:t xml:space="preserve"> </w:t>
      </w:r>
      <w:r>
        <w:t>to</w:t>
      </w:r>
      <w:r>
        <w:rPr>
          <w:spacing w:val="-3"/>
        </w:rPr>
        <w:t xml:space="preserve"> </w:t>
      </w:r>
      <w:r>
        <w:t>identify anomalies. This approach significantly enhances the capabilities of intrusion detection systems by providing an effective solution for detecting previously unseen attack patterns [4].</w:t>
      </w:r>
    </w:p>
    <w:p w14:paraId="03F64AE5" w14:textId="77777777" w:rsidR="005A2A7E" w:rsidRDefault="008E3266">
      <w:pPr>
        <w:pStyle w:val="GvdeMetni"/>
        <w:spacing w:before="240" w:line="276" w:lineRule="auto"/>
        <w:ind w:right="177"/>
        <w:jc w:val="both"/>
      </w:pPr>
      <w:r>
        <w:t>Another study [5] presented a detailed analysis</w:t>
      </w:r>
      <w:r>
        <w:rPr>
          <w:spacing w:val="-2"/>
        </w:rPr>
        <w:t xml:space="preserve"> </w:t>
      </w:r>
      <w:r>
        <w:t>of</w:t>
      </w:r>
      <w:r>
        <w:rPr>
          <w:spacing w:val="-2"/>
        </w:rPr>
        <w:t xml:space="preserve"> </w:t>
      </w:r>
      <w:r>
        <w:t>deep</w:t>
      </w:r>
      <w:r>
        <w:rPr>
          <w:spacing w:val="-2"/>
        </w:rPr>
        <w:t xml:space="preserve"> </w:t>
      </w:r>
      <w:r>
        <w:t>learning</w:t>
      </w:r>
      <w:r>
        <w:rPr>
          <w:spacing w:val="-2"/>
        </w:rPr>
        <w:t xml:space="preserve"> </w:t>
      </w:r>
      <w:r>
        <w:t>techniques</w:t>
      </w:r>
      <w:r>
        <w:rPr>
          <w:spacing w:val="-2"/>
        </w:rPr>
        <w:t xml:space="preserve"> </w:t>
      </w:r>
      <w:r>
        <w:t>used</w:t>
      </w:r>
      <w:r>
        <w:rPr>
          <w:spacing w:val="-2"/>
        </w:rPr>
        <w:t xml:space="preserve"> </w:t>
      </w:r>
      <w:r>
        <w:t>in</w:t>
      </w:r>
      <w:r>
        <w:rPr>
          <w:spacing w:val="-2"/>
        </w:rPr>
        <w:t xml:space="preserve"> </w:t>
      </w:r>
      <w:r>
        <w:t>IDS.</w:t>
      </w:r>
      <w:r>
        <w:rPr>
          <w:spacing w:val="-2"/>
        </w:rPr>
        <w:t xml:space="preserve"> </w:t>
      </w:r>
      <w:r>
        <w:t>This study categorized different approaches such as Convolutional Neural Networks (CNNs), Autoencoders, and Generative Adversarial Networks (GANs), discussing their applications and outlining potential future research directions. The authors reviewed existing literature to highlight the strengths and limitations of these methods and emphasized the need for more robust and scalable</w:t>
      </w:r>
      <w:r>
        <w:rPr>
          <w:spacing w:val="-3"/>
        </w:rPr>
        <w:t xml:space="preserve"> </w:t>
      </w:r>
      <w:r>
        <w:t>solutions.</w:t>
      </w:r>
      <w:r>
        <w:rPr>
          <w:spacing w:val="-3"/>
        </w:rPr>
        <w:t xml:space="preserve"> </w:t>
      </w:r>
      <w:r>
        <w:t>Their</w:t>
      </w:r>
      <w:r>
        <w:rPr>
          <w:spacing w:val="-3"/>
        </w:rPr>
        <w:t xml:space="preserve"> </w:t>
      </w:r>
      <w:r>
        <w:t>evaluations</w:t>
      </w:r>
      <w:r>
        <w:rPr>
          <w:spacing w:val="-3"/>
        </w:rPr>
        <w:t xml:space="preserve"> </w:t>
      </w:r>
      <w:r>
        <w:t>and</w:t>
      </w:r>
      <w:r>
        <w:rPr>
          <w:spacing w:val="-3"/>
        </w:rPr>
        <w:t xml:space="preserve"> </w:t>
      </w:r>
      <w:r>
        <w:t>analyses</w:t>
      </w:r>
      <w:r>
        <w:rPr>
          <w:spacing w:val="-3"/>
        </w:rPr>
        <w:t xml:space="preserve"> </w:t>
      </w:r>
      <w:r>
        <w:t>demonstrated</w:t>
      </w:r>
      <w:r>
        <w:rPr>
          <w:spacing w:val="-3"/>
        </w:rPr>
        <w:t xml:space="preserve"> </w:t>
      </w:r>
      <w:r>
        <w:t>that</w:t>
      </w:r>
      <w:r>
        <w:rPr>
          <w:spacing w:val="-3"/>
        </w:rPr>
        <w:t xml:space="preserve"> </w:t>
      </w:r>
      <w:r>
        <w:t>contemporary approaches offer significant improvements in detection accuracy and adaptability. Moreover, the study indicated that challenges such as high computational costs and the need for large labeled datasets remain critical research topics for future studies. Karataş et al. conducted a comprehensive literature review on deep learning techniques used in IDS</w:t>
      </w:r>
      <w:ins w:id="30" w:author="Dekan" w:date="2025-02-10T01:58:00Z">
        <w:r w:rsidR="00C17414">
          <w:t>s</w:t>
        </w:r>
      </w:ins>
      <w:r>
        <w:t>. Their study compared the performance of deep learning models with traditional approaches, showcasing the advantages of deep learning in terms of accuracy and scalability. The research analyzed the performance of various architectures, including CNNs and Recurrent Neural Networks (RNNs), and discussed their strengths and weaknesses in the context of intrusion detection. By examining results from numerous experiments, the authors concluded that deep learning models significantly outperform traditional methods in detecting complex cyber threats [6].</w:t>
      </w:r>
    </w:p>
    <w:p w14:paraId="1AA3F894" w14:textId="77777777" w:rsidR="005A2A7E" w:rsidRDefault="008E3266">
      <w:pPr>
        <w:pStyle w:val="GvdeMetni"/>
        <w:spacing w:before="240" w:line="276" w:lineRule="auto"/>
        <w:ind w:right="177"/>
        <w:jc w:val="both"/>
      </w:pPr>
      <w:r>
        <w:t>The literature reviews presented above provide a general perspective on the topic. In the subsequent sections of this study, a comprehensive literature analysis on IDS will be conducted. The integration of machine learning with</w:t>
      </w:r>
      <w:r>
        <w:rPr>
          <w:spacing w:val="-3"/>
        </w:rPr>
        <w:t xml:space="preserve"> </w:t>
      </w:r>
      <w:r>
        <w:t>IDS</w:t>
      </w:r>
      <w:r>
        <w:rPr>
          <w:spacing w:val="-3"/>
        </w:rPr>
        <w:t xml:space="preserve"> </w:t>
      </w:r>
      <w:r>
        <w:t>continues</w:t>
      </w:r>
      <w:r>
        <w:rPr>
          <w:spacing w:val="-3"/>
        </w:rPr>
        <w:t xml:space="preserve"> </w:t>
      </w:r>
      <w:r>
        <w:t>to</w:t>
      </w:r>
      <w:r>
        <w:rPr>
          <w:spacing w:val="-3"/>
        </w:rPr>
        <w:t xml:space="preserve"> </w:t>
      </w:r>
      <w:r>
        <w:t>drive</w:t>
      </w:r>
      <w:r>
        <w:rPr>
          <w:spacing w:val="-3"/>
        </w:rPr>
        <w:t xml:space="preserve"> </w:t>
      </w:r>
      <w:r>
        <w:t>innovation</w:t>
      </w:r>
      <w:r>
        <w:rPr>
          <w:spacing w:val="-3"/>
        </w:rPr>
        <w:t xml:space="preserve"> </w:t>
      </w:r>
      <w:r>
        <w:t>in</w:t>
      </w:r>
      <w:r>
        <w:rPr>
          <w:spacing w:val="-3"/>
        </w:rPr>
        <w:t xml:space="preserve"> </w:t>
      </w:r>
      <w:r>
        <w:t>the field by enhancing the ability of systems to detect and respond to cyber threats in real time. Ongoing research and</w:t>
      </w:r>
      <w:r>
        <w:rPr>
          <w:spacing w:val="-3"/>
        </w:rPr>
        <w:t xml:space="preserve"> </w:t>
      </w:r>
      <w:r>
        <w:t>developments</w:t>
      </w:r>
      <w:r>
        <w:rPr>
          <w:spacing w:val="-3"/>
        </w:rPr>
        <w:t xml:space="preserve"> </w:t>
      </w:r>
      <w:r>
        <w:t>in</w:t>
      </w:r>
      <w:r>
        <w:rPr>
          <w:spacing w:val="-3"/>
        </w:rPr>
        <w:t xml:space="preserve"> </w:t>
      </w:r>
      <w:r>
        <w:t>this</w:t>
      </w:r>
      <w:r>
        <w:rPr>
          <w:spacing w:val="-3"/>
        </w:rPr>
        <w:t xml:space="preserve"> </w:t>
      </w:r>
      <w:r>
        <w:t>area</w:t>
      </w:r>
      <w:r>
        <w:rPr>
          <w:spacing w:val="-3"/>
        </w:rPr>
        <w:t xml:space="preserve"> </w:t>
      </w:r>
      <w:r>
        <w:t>continue</w:t>
      </w:r>
      <w:r>
        <w:rPr>
          <w:spacing w:val="-3"/>
        </w:rPr>
        <w:t xml:space="preserve"> </w:t>
      </w:r>
      <w:r>
        <w:t>to</w:t>
      </w:r>
      <w:r>
        <w:rPr>
          <w:spacing w:val="-3"/>
        </w:rPr>
        <w:t xml:space="preserve"> </w:t>
      </w:r>
      <w:r>
        <w:t>push</w:t>
      </w:r>
      <w:r>
        <w:rPr>
          <w:spacing w:val="-3"/>
        </w:rPr>
        <w:t xml:space="preserve"> </w:t>
      </w:r>
      <w:r>
        <w:t>boundaries,</w:t>
      </w:r>
      <w:r>
        <w:rPr>
          <w:spacing w:val="-3"/>
        </w:rPr>
        <w:t xml:space="preserve"> </w:t>
      </w:r>
      <w:r>
        <w:t>positioning</w:t>
      </w:r>
      <w:r>
        <w:rPr>
          <w:spacing w:val="-3"/>
        </w:rPr>
        <w:t xml:space="preserve"> </w:t>
      </w:r>
      <w:r>
        <w:t>IDS as a critical component of modern cybersecurity strategies.</w:t>
      </w:r>
      <w:r>
        <w:rPr>
          <w:spacing w:val="-2"/>
        </w:rPr>
        <w:t xml:space="preserve"> </w:t>
      </w:r>
      <w:r>
        <w:t>It</w:t>
      </w:r>
      <w:r>
        <w:rPr>
          <w:spacing w:val="-2"/>
        </w:rPr>
        <w:t xml:space="preserve"> </w:t>
      </w:r>
      <w:r>
        <w:t>is</w:t>
      </w:r>
      <w:r>
        <w:rPr>
          <w:spacing w:val="-2"/>
        </w:rPr>
        <w:t xml:space="preserve"> </w:t>
      </w:r>
      <w:r>
        <w:t>also</w:t>
      </w:r>
      <w:r>
        <w:rPr>
          <w:spacing w:val="-2"/>
        </w:rPr>
        <w:t xml:space="preserve"> </w:t>
      </w:r>
      <w:r>
        <w:t>essential</w:t>
      </w:r>
      <w:r>
        <w:rPr>
          <w:spacing w:val="-2"/>
        </w:rPr>
        <w:t xml:space="preserve"> </w:t>
      </w:r>
      <w:r>
        <w:t>to</w:t>
      </w:r>
      <w:r>
        <w:rPr>
          <w:spacing w:val="-2"/>
        </w:rPr>
        <w:t xml:space="preserve"> </w:t>
      </w:r>
      <w:r>
        <w:t>highlight</w:t>
      </w:r>
      <w:r>
        <w:rPr>
          <w:spacing w:val="-2"/>
        </w:rPr>
        <w:t xml:space="preserve"> </w:t>
      </w:r>
      <w:r>
        <w:t>the role of Explainable Artificial Intelligence (XAI) in Intrusion Detection Systems. XAI addresses the interpretability requirement, which is crucial for complex AI systems, by making AI-driven decision-making processes as transparent and understandable as possible. This study explores the</w:t>
      </w:r>
      <w:r>
        <w:rPr>
          <w:spacing w:val="-4"/>
        </w:rPr>
        <w:t xml:space="preserve"> </w:t>
      </w:r>
      <w:r>
        <w:t>significance</w:t>
      </w:r>
      <w:r>
        <w:rPr>
          <w:spacing w:val="-4"/>
        </w:rPr>
        <w:t xml:space="preserve"> </w:t>
      </w:r>
      <w:r>
        <w:t>of</w:t>
      </w:r>
      <w:r>
        <w:rPr>
          <w:spacing w:val="-4"/>
        </w:rPr>
        <w:t xml:space="preserve"> </w:t>
      </w:r>
      <w:r>
        <w:t>XAI,</w:t>
      </w:r>
      <w:r>
        <w:rPr>
          <w:spacing w:val="-4"/>
        </w:rPr>
        <w:t xml:space="preserve"> </w:t>
      </w:r>
      <w:r>
        <w:t>its</w:t>
      </w:r>
      <w:r>
        <w:rPr>
          <w:spacing w:val="-4"/>
        </w:rPr>
        <w:t xml:space="preserve"> </w:t>
      </w:r>
      <w:r>
        <w:t>necessity,</w:t>
      </w:r>
      <w:r>
        <w:rPr>
          <w:spacing w:val="-4"/>
        </w:rPr>
        <w:t xml:space="preserve"> </w:t>
      </w:r>
      <w:r>
        <w:t>benefits,</w:t>
      </w:r>
      <w:r>
        <w:rPr>
          <w:spacing w:val="-4"/>
        </w:rPr>
        <w:t xml:space="preserve"> </w:t>
      </w:r>
      <w:r>
        <w:t>and</w:t>
      </w:r>
      <w:r>
        <w:rPr>
          <w:spacing w:val="-4"/>
        </w:rPr>
        <w:t xml:space="preserve"> </w:t>
      </w:r>
      <w:r>
        <w:t>relationship</w:t>
      </w:r>
      <w:r>
        <w:rPr>
          <w:spacing w:val="-4"/>
        </w:rPr>
        <w:t xml:space="preserve"> </w:t>
      </w:r>
      <w:r>
        <w:t>with</w:t>
      </w:r>
      <w:r>
        <w:rPr>
          <w:spacing w:val="-4"/>
        </w:rPr>
        <w:t xml:space="preserve"> </w:t>
      </w:r>
      <w:r>
        <w:t>IDS. XAI encompasses a range of methods that enable users to understand,</w:t>
      </w:r>
      <w:r>
        <w:rPr>
          <w:spacing w:val="-2"/>
        </w:rPr>
        <w:t xml:space="preserve"> </w:t>
      </w:r>
      <w:r>
        <w:t>interpret,</w:t>
      </w:r>
      <w:r>
        <w:rPr>
          <w:spacing w:val="-2"/>
        </w:rPr>
        <w:t xml:space="preserve"> </w:t>
      </w:r>
      <w:r>
        <w:t>and</w:t>
      </w:r>
      <w:r>
        <w:rPr>
          <w:spacing w:val="-2"/>
        </w:rPr>
        <w:t xml:space="preserve"> </w:t>
      </w:r>
      <w:r>
        <w:t>trust</w:t>
      </w:r>
      <w:r>
        <w:rPr>
          <w:spacing w:val="-2"/>
        </w:rPr>
        <w:t xml:space="preserve"> </w:t>
      </w:r>
      <w:r>
        <w:t>the outputs generated by machine learning algorithms. Explainability technology focuses on developing AI systems</w:t>
      </w:r>
      <w:r>
        <w:rPr>
          <w:spacing w:val="-2"/>
        </w:rPr>
        <w:t xml:space="preserve"> </w:t>
      </w:r>
      <w:r>
        <w:t>whose</w:t>
      </w:r>
      <w:r>
        <w:rPr>
          <w:spacing w:val="-2"/>
        </w:rPr>
        <w:t xml:space="preserve"> </w:t>
      </w:r>
      <w:r>
        <w:t>actions</w:t>
      </w:r>
      <w:r>
        <w:rPr>
          <w:spacing w:val="-2"/>
        </w:rPr>
        <w:t xml:space="preserve"> </w:t>
      </w:r>
      <w:r>
        <w:t>can</w:t>
      </w:r>
      <w:r>
        <w:rPr>
          <w:spacing w:val="-2"/>
        </w:rPr>
        <w:t xml:space="preserve"> </w:t>
      </w:r>
      <w:r>
        <w:t>be</w:t>
      </w:r>
      <w:r>
        <w:rPr>
          <w:spacing w:val="-2"/>
        </w:rPr>
        <w:t xml:space="preserve"> </w:t>
      </w:r>
      <w:r>
        <w:t>easily</w:t>
      </w:r>
      <w:r>
        <w:rPr>
          <w:spacing w:val="-2"/>
        </w:rPr>
        <w:t xml:space="preserve"> </w:t>
      </w:r>
      <w:r>
        <w:t>interpreted</w:t>
      </w:r>
      <w:r>
        <w:rPr>
          <w:spacing w:val="-2"/>
        </w:rPr>
        <w:t xml:space="preserve"> </w:t>
      </w:r>
      <w:r>
        <w:t>by</w:t>
      </w:r>
      <w:r>
        <w:rPr>
          <w:spacing w:val="-2"/>
        </w:rPr>
        <w:t xml:space="preserve"> </w:t>
      </w:r>
      <w:r>
        <w:t>humans,</w:t>
      </w:r>
      <w:r>
        <w:rPr>
          <w:spacing w:val="-2"/>
        </w:rPr>
        <w:t xml:space="preserve"> </w:t>
      </w:r>
      <w:r>
        <w:t>thereby</w:t>
      </w:r>
      <w:r>
        <w:rPr>
          <w:spacing w:val="-2"/>
        </w:rPr>
        <w:t xml:space="preserve"> </w:t>
      </w:r>
      <w:r>
        <w:t>enhancing transparency and accountability</w:t>
      </w:r>
      <w:r>
        <w:rPr>
          <w:spacing w:val="-3"/>
        </w:rPr>
        <w:t xml:space="preserve"> </w:t>
      </w:r>
      <w:r>
        <w:t>in</w:t>
      </w:r>
      <w:r>
        <w:rPr>
          <w:spacing w:val="-3"/>
        </w:rPr>
        <w:t xml:space="preserve"> </w:t>
      </w:r>
      <w:r>
        <w:t>AI-driven</w:t>
      </w:r>
      <w:r>
        <w:rPr>
          <w:spacing w:val="-3"/>
        </w:rPr>
        <w:t xml:space="preserve"> </w:t>
      </w:r>
      <w:r>
        <w:t>decisions.</w:t>
      </w:r>
      <w:r>
        <w:rPr>
          <w:spacing w:val="-3"/>
        </w:rPr>
        <w:t xml:space="preserve"> </w:t>
      </w:r>
      <w:r>
        <w:t>Interpretability</w:t>
      </w:r>
      <w:r>
        <w:rPr>
          <w:spacing w:val="-3"/>
        </w:rPr>
        <w:t xml:space="preserve"> </w:t>
      </w:r>
      <w:r>
        <w:t>in</w:t>
      </w:r>
      <w:r>
        <w:rPr>
          <w:spacing w:val="-3"/>
        </w:rPr>
        <w:t xml:space="preserve"> </w:t>
      </w:r>
      <w:r>
        <w:t>machine</w:t>
      </w:r>
      <w:r>
        <w:rPr>
          <w:spacing w:val="-3"/>
        </w:rPr>
        <w:t xml:space="preserve"> </w:t>
      </w:r>
      <w:r>
        <w:t>learning</w:t>
      </w:r>
      <w:r>
        <w:rPr>
          <w:spacing w:val="-3"/>
        </w:rPr>
        <w:t xml:space="preserve"> </w:t>
      </w:r>
      <w:r>
        <w:t>is vital for verifying AI decisions and identifying potential biases. Transparency is particularly important because it provides insights into how and why a model makes specific decisions, which is necessary for building trust and ensuring proper validation. Accountability, on the other hand, is a crucial factor that ensures AI systems</w:t>
      </w:r>
      <w:r>
        <w:rPr>
          <w:spacing w:val="-2"/>
        </w:rPr>
        <w:t xml:space="preserve"> </w:t>
      </w:r>
      <w:r>
        <w:t>are</w:t>
      </w:r>
      <w:r>
        <w:rPr>
          <w:spacing w:val="-2"/>
        </w:rPr>
        <w:t xml:space="preserve"> </w:t>
      </w:r>
      <w:r>
        <w:t>held</w:t>
      </w:r>
      <w:r>
        <w:rPr>
          <w:spacing w:val="-2"/>
        </w:rPr>
        <w:t xml:space="preserve"> </w:t>
      </w:r>
      <w:r>
        <w:t>responsible</w:t>
      </w:r>
      <w:r>
        <w:rPr>
          <w:spacing w:val="-2"/>
        </w:rPr>
        <w:t xml:space="preserve"> </w:t>
      </w:r>
      <w:r>
        <w:t>for</w:t>
      </w:r>
      <w:r>
        <w:rPr>
          <w:spacing w:val="-2"/>
        </w:rPr>
        <w:t xml:space="preserve"> </w:t>
      </w:r>
      <w:r>
        <w:t>their</w:t>
      </w:r>
      <w:r>
        <w:rPr>
          <w:spacing w:val="-2"/>
        </w:rPr>
        <w:t xml:space="preserve"> </w:t>
      </w:r>
      <w:r>
        <w:t>decisions and</w:t>
      </w:r>
      <w:r>
        <w:rPr>
          <w:spacing w:val="30"/>
        </w:rPr>
        <w:t xml:space="preserve"> </w:t>
      </w:r>
      <w:r>
        <w:t>assists</w:t>
      </w:r>
      <w:r>
        <w:rPr>
          <w:spacing w:val="30"/>
        </w:rPr>
        <w:t xml:space="preserve"> </w:t>
      </w:r>
      <w:r>
        <w:t>in</w:t>
      </w:r>
      <w:r>
        <w:rPr>
          <w:spacing w:val="30"/>
        </w:rPr>
        <w:t xml:space="preserve"> </w:t>
      </w:r>
      <w:r>
        <w:t>meeting</w:t>
      </w:r>
      <w:r>
        <w:rPr>
          <w:spacing w:val="30"/>
        </w:rPr>
        <w:t xml:space="preserve"> </w:t>
      </w:r>
      <w:r>
        <w:t>regulatory</w:t>
      </w:r>
      <w:r>
        <w:rPr>
          <w:spacing w:val="30"/>
        </w:rPr>
        <w:t xml:space="preserve"> </w:t>
      </w:r>
      <w:r>
        <w:t>compliance</w:t>
      </w:r>
      <w:r>
        <w:rPr>
          <w:spacing w:val="30"/>
        </w:rPr>
        <w:t xml:space="preserve"> </w:t>
      </w:r>
      <w:r>
        <w:t>requirements.</w:t>
      </w:r>
      <w:r>
        <w:rPr>
          <w:spacing w:val="30"/>
        </w:rPr>
        <w:t xml:space="preserve"> </w:t>
      </w:r>
      <w:r>
        <w:t>By</w:t>
      </w:r>
      <w:r>
        <w:rPr>
          <w:spacing w:val="30"/>
        </w:rPr>
        <w:t xml:space="preserve"> </w:t>
      </w:r>
      <w:r>
        <w:t>making</w:t>
      </w:r>
      <w:r>
        <w:rPr>
          <w:spacing w:val="30"/>
        </w:rPr>
        <w:t xml:space="preserve"> </w:t>
      </w:r>
      <w:r>
        <w:t>AI</w:t>
      </w:r>
      <w:r>
        <w:rPr>
          <w:spacing w:val="30"/>
        </w:rPr>
        <w:t xml:space="preserve"> </w:t>
      </w:r>
      <w:r>
        <w:t>operations</w:t>
      </w:r>
      <w:r>
        <w:rPr>
          <w:spacing w:val="15"/>
        </w:rPr>
        <w:t xml:space="preserve"> </w:t>
      </w:r>
      <w:r>
        <w:rPr>
          <w:spacing w:val="-4"/>
        </w:rPr>
        <w:t>more</w:t>
      </w:r>
    </w:p>
    <w:p w14:paraId="1F8400E3" w14:textId="77777777" w:rsidR="005A2A7E" w:rsidRDefault="005A2A7E">
      <w:pPr>
        <w:pStyle w:val="GvdeMetni"/>
        <w:spacing w:line="276" w:lineRule="auto"/>
        <w:jc w:val="both"/>
        <w:sectPr w:rsidR="005A2A7E">
          <w:pgSz w:w="11920" w:h="16840"/>
          <w:pgMar w:top="1380" w:right="1275" w:bottom="280" w:left="1275" w:header="720" w:footer="720" w:gutter="0"/>
          <w:cols w:space="720"/>
        </w:sectPr>
      </w:pPr>
    </w:p>
    <w:p w14:paraId="2622C402" w14:textId="77777777" w:rsidR="005A2A7E" w:rsidRDefault="008E3266">
      <w:pPr>
        <w:pStyle w:val="GvdeMetni"/>
        <w:spacing w:before="60" w:line="276" w:lineRule="auto"/>
        <w:ind w:right="178"/>
        <w:jc w:val="both"/>
      </w:pPr>
      <w:r>
        <w:t>comprehensible, XAI significantly increases user confidence</w:t>
      </w:r>
      <w:r>
        <w:rPr>
          <w:spacing w:val="-3"/>
        </w:rPr>
        <w:t xml:space="preserve"> </w:t>
      </w:r>
      <w:r>
        <w:t>and</w:t>
      </w:r>
      <w:r>
        <w:rPr>
          <w:spacing w:val="-3"/>
        </w:rPr>
        <w:t xml:space="preserve"> </w:t>
      </w:r>
      <w:r>
        <w:t>allows</w:t>
      </w:r>
      <w:r>
        <w:rPr>
          <w:spacing w:val="-3"/>
        </w:rPr>
        <w:t xml:space="preserve"> </w:t>
      </w:r>
      <w:r>
        <w:t>model</w:t>
      </w:r>
      <w:r>
        <w:rPr>
          <w:spacing w:val="-3"/>
        </w:rPr>
        <w:t xml:space="preserve"> </w:t>
      </w:r>
      <w:r>
        <w:t>predictions</w:t>
      </w:r>
      <w:r>
        <w:rPr>
          <w:spacing w:val="-3"/>
        </w:rPr>
        <w:t xml:space="preserve"> </w:t>
      </w:r>
      <w:r>
        <w:t>to be</w:t>
      </w:r>
      <w:r>
        <w:rPr>
          <w:spacing w:val="-3"/>
        </w:rPr>
        <w:t xml:space="preserve"> </w:t>
      </w:r>
      <w:r>
        <w:t>explained</w:t>
      </w:r>
      <w:r>
        <w:rPr>
          <w:spacing w:val="-3"/>
        </w:rPr>
        <w:t xml:space="preserve"> </w:t>
      </w:r>
      <w:r>
        <w:t>in</w:t>
      </w:r>
      <w:r>
        <w:rPr>
          <w:spacing w:val="-3"/>
        </w:rPr>
        <w:t xml:space="preserve"> </w:t>
      </w:r>
      <w:r>
        <w:t>human</w:t>
      </w:r>
      <w:r>
        <w:rPr>
          <w:spacing w:val="-3"/>
        </w:rPr>
        <w:t xml:space="preserve"> </w:t>
      </w:r>
      <w:r>
        <w:t>terms.</w:t>
      </w:r>
      <w:r>
        <w:rPr>
          <w:spacing w:val="-3"/>
        </w:rPr>
        <w:t xml:space="preserve"> </w:t>
      </w:r>
      <w:r>
        <w:t>This</w:t>
      </w:r>
      <w:r>
        <w:rPr>
          <w:spacing w:val="-3"/>
        </w:rPr>
        <w:t xml:space="preserve"> </w:t>
      </w:r>
      <w:r>
        <w:t>level</w:t>
      </w:r>
      <w:r>
        <w:rPr>
          <w:spacing w:val="-3"/>
        </w:rPr>
        <w:t xml:space="preserve"> </w:t>
      </w:r>
      <w:r>
        <w:t>of</w:t>
      </w:r>
      <w:r>
        <w:rPr>
          <w:spacing w:val="-3"/>
        </w:rPr>
        <w:t xml:space="preserve"> </w:t>
      </w:r>
      <w:r>
        <w:t>transparency</w:t>
      </w:r>
      <w:r>
        <w:rPr>
          <w:spacing w:val="-3"/>
        </w:rPr>
        <w:t xml:space="preserve"> </w:t>
      </w:r>
      <w:r>
        <w:t>enables</w:t>
      </w:r>
      <w:r>
        <w:rPr>
          <w:spacing w:val="-3"/>
        </w:rPr>
        <w:t xml:space="preserve"> </w:t>
      </w:r>
      <w:r>
        <w:t>users</w:t>
      </w:r>
      <w:r>
        <w:rPr>
          <w:spacing w:val="-3"/>
        </w:rPr>
        <w:t xml:space="preserve"> </w:t>
      </w:r>
      <w:r>
        <w:t>to</w:t>
      </w:r>
      <w:r>
        <w:rPr>
          <w:spacing w:val="-3"/>
        </w:rPr>
        <w:t xml:space="preserve"> </w:t>
      </w:r>
      <w:r>
        <w:t>make</w:t>
      </w:r>
      <w:r>
        <w:rPr>
          <w:spacing w:val="-3"/>
        </w:rPr>
        <w:t xml:space="preserve"> </w:t>
      </w:r>
      <w:r>
        <w:t>more</w:t>
      </w:r>
      <w:r>
        <w:rPr>
          <w:spacing w:val="-3"/>
        </w:rPr>
        <w:t xml:space="preserve"> </w:t>
      </w:r>
      <w:r>
        <w:t>informed choices based on AI-generated outputs. The integration of XAI into IDS presents opportunities for advancements in cybersecurity by ensuring transparency, interpretability, and trust in AI-driven systems. As cyber threats continue to</w:t>
      </w:r>
      <w:r>
        <w:rPr>
          <w:spacing w:val="-3"/>
        </w:rPr>
        <w:t xml:space="preserve"> </w:t>
      </w:r>
      <w:r>
        <w:t>grow</w:t>
      </w:r>
      <w:r>
        <w:rPr>
          <w:spacing w:val="-3"/>
        </w:rPr>
        <w:t xml:space="preserve"> </w:t>
      </w:r>
      <w:r>
        <w:t>in</w:t>
      </w:r>
      <w:r>
        <w:rPr>
          <w:spacing w:val="-3"/>
        </w:rPr>
        <w:t xml:space="preserve"> </w:t>
      </w:r>
      <w:r>
        <w:t>complexity,</w:t>
      </w:r>
      <w:r>
        <w:rPr>
          <w:spacing w:val="-3"/>
        </w:rPr>
        <w:t xml:space="preserve"> </w:t>
      </w:r>
      <w:r>
        <w:t>the</w:t>
      </w:r>
      <w:r>
        <w:rPr>
          <w:spacing w:val="-3"/>
        </w:rPr>
        <w:t xml:space="preserve"> </w:t>
      </w:r>
      <w:r>
        <w:t>need</w:t>
      </w:r>
      <w:r>
        <w:rPr>
          <w:spacing w:val="-3"/>
        </w:rPr>
        <w:t xml:space="preserve"> </w:t>
      </w:r>
      <w:r>
        <w:t>for explainable and accountable AI models</w:t>
      </w:r>
      <w:r>
        <w:rPr>
          <w:spacing w:val="-3"/>
        </w:rPr>
        <w:t xml:space="preserve"> </w:t>
      </w:r>
      <w:r>
        <w:t>will</w:t>
      </w:r>
      <w:r>
        <w:rPr>
          <w:spacing w:val="-3"/>
        </w:rPr>
        <w:t xml:space="preserve"> </w:t>
      </w:r>
      <w:r>
        <w:t>become</w:t>
      </w:r>
      <w:r>
        <w:rPr>
          <w:spacing w:val="-3"/>
        </w:rPr>
        <w:t xml:space="preserve"> </w:t>
      </w:r>
      <w:r>
        <w:t>increasingly</w:t>
      </w:r>
      <w:r>
        <w:rPr>
          <w:spacing w:val="-3"/>
        </w:rPr>
        <w:t xml:space="preserve"> </w:t>
      </w:r>
      <w:r>
        <w:t>significant.</w:t>
      </w:r>
      <w:r>
        <w:rPr>
          <w:spacing w:val="-3"/>
        </w:rPr>
        <w:t xml:space="preserve"> </w:t>
      </w:r>
      <w:r>
        <w:t>Research</w:t>
      </w:r>
      <w:r>
        <w:rPr>
          <w:spacing w:val="-3"/>
        </w:rPr>
        <w:t xml:space="preserve"> </w:t>
      </w:r>
      <w:r>
        <w:t>in</w:t>
      </w:r>
      <w:r>
        <w:rPr>
          <w:spacing w:val="-3"/>
        </w:rPr>
        <w:t xml:space="preserve"> </w:t>
      </w:r>
      <w:r>
        <w:t>this field suggests that XAI can enhance the effectiveness and reliability of IDS, ultimately contributing to the development of more secure and trustworthy digital environments.</w:t>
      </w:r>
    </w:p>
    <w:p w14:paraId="1EC63567" w14:textId="77777777" w:rsidR="005A2A7E" w:rsidRDefault="008E3266">
      <w:pPr>
        <w:pStyle w:val="GvdeMetni"/>
        <w:spacing w:before="240" w:line="276" w:lineRule="auto"/>
        <w:ind w:right="179"/>
        <w:jc w:val="both"/>
      </w:pPr>
      <w:r>
        <w:t>In this study, a comprehensive literature review on ML and XAI research for IDS has been conducted, followed by practical implementations exploring the use of XAI technologies in IDS-related problems.</w:t>
      </w:r>
    </w:p>
    <w:p w14:paraId="34FB7E7F" w14:textId="77777777" w:rsidR="005A2A7E" w:rsidRDefault="008E3266">
      <w:pPr>
        <w:pStyle w:val="GvdeMetni"/>
        <w:spacing w:before="240" w:line="276" w:lineRule="auto"/>
        <w:ind w:right="178"/>
        <w:jc w:val="both"/>
      </w:pPr>
      <w:r>
        <w:t xml:space="preserve">First, the </w:t>
      </w:r>
      <w:r>
        <w:rPr>
          <w:i/>
        </w:rPr>
        <w:t xml:space="preserve">Introduction </w:t>
      </w:r>
      <w:r>
        <w:t xml:space="preserve">section provides an overview of the study's purpose, scope, and significance. The </w:t>
      </w:r>
      <w:r>
        <w:rPr>
          <w:i/>
        </w:rPr>
        <w:t xml:space="preserve">Literature Review </w:t>
      </w:r>
      <w:r>
        <w:t xml:space="preserve">section examines IDS methods and datasets in detail. Next, the </w:t>
      </w:r>
      <w:r>
        <w:rPr>
          <w:i/>
        </w:rPr>
        <w:t xml:space="preserve">IDS Classification </w:t>
      </w:r>
      <w:r>
        <w:t>section introduces</w:t>
      </w:r>
      <w:r>
        <w:rPr>
          <w:spacing w:val="-2"/>
        </w:rPr>
        <w:t xml:space="preserve"> </w:t>
      </w:r>
      <w:r>
        <w:t>IDS</w:t>
      </w:r>
      <w:r>
        <w:rPr>
          <w:spacing w:val="-2"/>
        </w:rPr>
        <w:t xml:space="preserve"> </w:t>
      </w:r>
      <w:r>
        <w:t>systems</w:t>
      </w:r>
      <w:r>
        <w:rPr>
          <w:spacing w:val="-2"/>
        </w:rPr>
        <w:t xml:space="preserve"> </w:t>
      </w:r>
      <w:r>
        <w:t>and</w:t>
      </w:r>
      <w:r>
        <w:rPr>
          <w:spacing w:val="-2"/>
        </w:rPr>
        <w:t xml:space="preserve"> </w:t>
      </w:r>
      <w:r>
        <w:t>discusses</w:t>
      </w:r>
      <w:r>
        <w:rPr>
          <w:spacing w:val="-2"/>
        </w:rPr>
        <w:t xml:space="preserve"> </w:t>
      </w:r>
      <w:r>
        <w:t>their</w:t>
      </w:r>
      <w:r>
        <w:rPr>
          <w:spacing w:val="-2"/>
        </w:rPr>
        <w:t xml:space="preserve"> </w:t>
      </w:r>
      <w:r>
        <w:t xml:space="preserve">classification based on different characteristics. The </w:t>
      </w:r>
      <w:r>
        <w:rPr>
          <w:i/>
        </w:rPr>
        <w:t xml:space="preserve">Machine Learning in IDS </w:t>
      </w:r>
      <w:r>
        <w:t xml:space="preserve">section presents a detailed analysis of machine learning techniques applied in IDS. The </w:t>
      </w:r>
      <w:r>
        <w:rPr>
          <w:i/>
        </w:rPr>
        <w:t>XAI</w:t>
      </w:r>
      <w:r>
        <w:rPr>
          <w:i/>
          <w:spacing w:val="-3"/>
        </w:rPr>
        <w:t xml:space="preserve"> </w:t>
      </w:r>
      <w:r>
        <w:rPr>
          <w:i/>
        </w:rPr>
        <w:t>Methods</w:t>
      </w:r>
      <w:r>
        <w:rPr>
          <w:i/>
          <w:spacing w:val="-3"/>
        </w:rPr>
        <w:t xml:space="preserve"> </w:t>
      </w:r>
      <w:r>
        <w:t>section</w:t>
      </w:r>
      <w:r>
        <w:rPr>
          <w:spacing w:val="-3"/>
        </w:rPr>
        <w:t xml:space="preserve"> </w:t>
      </w:r>
      <w:r>
        <w:t>introduces explainable artificial intelligence techniques and explores their applications in IDS systems.</w:t>
      </w:r>
      <w:r>
        <w:rPr>
          <w:spacing w:val="40"/>
        </w:rPr>
        <w:t xml:space="preserve"> </w:t>
      </w:r>
      <w:r>
        <w:t xml:space="preserve">In the </w:t>
      </w:r>
      <w:r>
        <w:rPr>
          <w:i/>
        </w:rPr>
        <w:t xml:space="preserve">Experimental Studies </w:t>
      </w:r>
      <w:r>
        <w:t>section, the results for experimental</w:t>
      </w:r>
      <w:r>
        <w:rPr>
          <w:spacing w:val="-2"/>
        </w:rPr>
        <w:t xml:space="preserve"> </w:t>
      </w:r>
      <w:r>
        <w:t>studies</w:t>
      </w:r>
      <w:r>
        <w:rPr>
          <w:spacing w:val="-2"/>
        </w:rPr>
        <w:t xml:space="preserve"> </w:t>
      </w:r>
      <w:r>
        <w:t>on</w:t>
      </w:r>
      <w:r>
        <w:rPr>
          <w:spacing w:val="-2"/>
        </w:rPr>
        <w:t xml:space="preserve"> </w:t>
      </w:r>
      <w:r>
        <w:t>the</w:t>
      </w:r>
      <w:r>
        <w:rPr>
          <w:spacing w:val="-2"/>
        </w:rPr>
        <w:t xml:space="preserve"> </w:t>
      </w:r>
      <w:r>
        <w:t>application</w:t>
      </w:r>
      <w:r>
        <w:rPr>
          <w:spacing w:val="-2"/>
        </w:rPr>
        <w:t xml:space="preserve"> </w:t>
      </w:r>
      <w:r>
        <w:t xml:space="preserve">of XAI technologies in IDS problems are presented. Finally, the </w:t>
      </w:r>
      <w:r>
        <w:rPr>
          <w:i/>
        </w:rPr>
        <w:t xml:space="preserve">Conclusion and Recommendations </w:t>
      </w:r>
      <w:r>
        <w:t>section summarizes the study’s findings and provides suggestions for future research.</w:t>
      </w:r>
    </w:p>
    <w:p w14:paraId="2F308BF4" w14:textId="77777777" w:rsidR="005A2A7E" w:rsidRDefault="008E3266">
      <w:pPr>
        <w:pStyle w:val="Balk1"/>
        <w:numPr>
          <w:ilvl w:val="0"/>
          <w:numId w:val="4"/>
        </w:numPr>
        <w:tabs>
          <w:tab w:val="left" w:pos="381"/>
        </w:tabs>
        <w:ind w:left="381"/>
      </w:pPr>
      <w:r>
        <w:t>Literature</w:t>
      </w:r>
      <w:r>
        <w:rPr>
          <w:spacing w:val="-5"/>
        </w:rPr>
        <w:t xml:space="preserve"> </w:t>
      </w:r>
      <w:r>
        <w:rPr>
          <w:spacing w:val="-2"/>
        </w:rPr>
        <w:t>Review</w:t>
      </w:r>
    </w:p>
    <w:p w14:paraId="7475E3DB" w14:textId="77777777" w:rsidR="005A2A7E" w:rsidRDefault="005A2A7E">
      <w:pPr>
        <w:pStyle w:val="GvdeMetni"/>
        <w:spacing w:before="164"/>
        <w:ind w:left="0"/>
        <w:rPr>
          <w:b/>
        </w:rPr>
      </w:pPr>
    </w:p>
    <w:p w14:paraId="69B34F0D" w14:textId="77777777" w:rsidR="005A2A7E" w:rsidRDefault="008E3266">
      <w:pPr>
        <w:pStyle w:val="GvdeMetni"/>
        <w:spacing w:line="276" w:lineRule="auto"/>
        <w:ind w:right="180"/>
        <w:jc w:val="both"/>
      </w:pPr>
      <w:r>
        <w:t>In this section, the effectiveness of IDS problems and XAI technologies is discussed. The approaches, methods, techniques, and datasets used in IDS are examined under two main headings: intrusion detection systems and IDS datasets.</w:t>
      </w:r>
    </w:p>
    <w:p w14:paraId="1EECA7BA" w14:textId="77777777" w:rsidR="005A2A7E" w:rsidRDefault="008E3266">
      <w:pPr>
        <w:pStyle w:val="Balk1"/>
        <w:numPr>
          <w:ilvl w:val="1"/>
          <w:numId w:val="4"/>
        </w:numPr>
        <w:tabs>
          <w:tab w:val="left" w:pos="501"/>
        </w:tabs>
        <w:ind w:left="501"/>
      </w:pPr>
      <w:r>
        <w:t xml:space="preserve">Intrusion Detection </w:t>
      </w:r>
      <w:r>
        <w:rPr>
          <w:spacing w:val="-2"/>
        </w:rPr>
        <w:t>Systems</w:t>
      </w:r>
    </w:p>
    <w:p w14:paraId="77EB43AA" w14:textId="77777777" w:rsidR="005A2A7E" w:rsidRDefault="005A2A7E">
      <w:pPr>
        <w:pStyle w:val="GvdeMetni"/>
        <w:spacing w:before="5"/>
        <w:ind w:left="0"/>
        <w:rPr>
          <w:b/>
        </w:rPr>
      </w:pPr>
    </w:p>
    <w:p w14:paraId="178FBA56" w14:textId="77777777" w:rsidR="005A2A7E" w:rsidRDefault="008E3266">
      <w:pPr>
        <w:pStyle w:val="GvdeMetni"/>
        <w:spacing w:line="276" w:lineRule="auto"/>
        <w:ind w:right="178"/>
        <w:jc w:val="both"/>
      </w:pPr>
      <w:r>
        <w:t>Zhong et al. examined the applications of graph</w:t>
      </w:r>
      <w:r>
        <w:rPr>
          <w:spacing w:val="-2"/>
        </w:rPr>
        <w:t xml:space="preserve"> </w:t>
      </w:r>
      <w:r>
        <w:t>neural</w:t>
      </w:r>
      <w:r>
        <w:rPr>
          <w:spacing w:val="-2"/>
        </w:rPr>
        <w:t xml:space="preserve"> </w:t>
      </w:r>
      <w:r>
        <w:t>networks</w:t>
      </w:r>
      <w:r>
        <w:rPr>
          <w:spacing w:val="-2"/>
        </w:rPr>
        <w:t xml:space="preserve"> </w:t>
      </w:r>
      <w:r>
        <w:t>(GNNs)</w:t>
      </w:r>
      <w:r>
        <w:rPr>
          <w:spacing w:val="-2"/>
        </w:rPr>
        <w:t xml:space="preserve"> </w:t>
      </w:r>
      <w:r>
        <w:t>in</w:t>
      </w:r>
      <w:r>
        <w:rPr>
          <w:spacing w:val="-2"/>
        </w:rPr>
        <w:t xml:space="preserve"> </w:t>
      </w:r>
      <w:r>
        <w:t>network</w:t>
      </w:r>
      <w:r>
        <w:rPr>
          <w:spacing w:val="-2"/>
        </w:rPr>
        <w:t xml:space="preserve"> </w:t>
      </w:r>
      <w:r>
        <w:t>security and intrusion detection, highlighting their effectiveness in enhancing IDS performance [7]. Lampe and Meng discussed the advantages of deep learning methods over traditional approaches for in-vehicle network (IVN) intrusion detection</w:t>
      </w:r>
      <w:r>
        <w:rPr>
          <w:spacing w:val="-4"/>
        </w:rPr>
        <w:t xml:space="preserve"> </w:t>
      </w:r>
      <w:r>
        <w:t>and</w:t>
      </w:r>
      <w:r>
        <w:rPr>
          <w:spacing w:val="-4"/>
        </w:rPr>
        <w:t xml:space="preserve"> </w:t>
      </w:r>
      <w:r>
        <w:t>proposed</w:t>
      </w:r>
      <w:r>
        <w:rPr>
          <w:spacing w:val="-4"/>
        </w:rPr>
        <w:t xml:space="preserve"> </w:t>
      </w:r>
      <w:r>
        <w:t>hybrid</w:t>
      </w:r>
      <w:r>
        <w:rPr>
          <w:spacing w:val="-4"/>
        </w:rPr>
        <w:t xml:space="preserve"> </w:t>
      </w:r>
      <w:r>
        <w:t>approaches [7].</w:t>
      </w:r>
      <w:r>
        <w:rPr>
          <w:spacing w:val="40"/>
        </w:rPr>
        <w:t xml:space="preserve"> </w:t>
      </w:r>
      <w:r>
        <w:t>Neupane</w:t>
      </w:r>
      <w:r>
        <w:rPr>
          <w:spacing w:val="40"/>
        </w:rPr>
        <w:t xml:space="preserve"> </w:t>
      </w:r>
      <w:r>
        <w:t>et</w:t>
      </w:r>
      <w:r>
        <w:rPr>
          <w:spacing w:val="40"/>
        </w:rPr>
        <w:t xml:space="preserve"> </w:t>
      </w:r>
      <w:r>
        <w:t>al.</w:t>
      </w:r>
      <w:r>
        <w:rPr>
          <w:spacing w:val="40"/>
        </w:rPr>
        <w:t xml:space="preserve"> </w:t>
      </w:r>
      <w:r>
        <w:t>emphasized</w:t>
      </w:r>
      <w:r>
        <w:rPr>
          <w:spacing w:val="40"/>
        </w:rPr>
        <w:t xml:space="preserve"> </w:t>
      </w:r>
      <w:r>
        <w:t>the</w:t>
      </w:r>
      <w:r>
        <w:rPr>
          <w:spacing w:val="40"/>
        </w:rPr>
        <w:t xml:space="preserve"> </w:t>
      </w:r>
      <w:r>
        <w:t>importance</w:t>
      </w:r>
      <w:r>
        <w:rPr>
          <w:spacing w:val="40"/>
        </w:rPr>
        <w:t xml:space="preserve"> </w:t>
      </w:r>
      <w:r>
        <w:t>of</w:t>
      </w:r>
      <w:r>
        <w:rPr>
          <w:spacing w:val="40"/>
        </w:rPr>
        <w:t xml:space="preserve"> </w:t>
      </w:r>
      <w:r>
        <w:t>explainable</w:t>
      </w:r>
      <w:r>
        <w:rPr>
          <w:spacing w:val="40"/>
        </w:rPr>
        <w:t xml:space="preserve"> </w:t>
      </w:r>
      <w:r>
        <w:t>intrusion</w:t>
      </w:r>
      <w:r>
        <w:rPr>
          <w:spacing w:val="40"/>
        </w:rPr>
        <w:t xml:space="preserve"> </w:t>
      </w:r>
      <w:r>
        <w:t>detection systems (X-IDS) and analyzed White-Box and Black-Box approaches [8]. Thakkar and Lohiya investigated the security challenges of IDSs in IoT networks</w:t>
      </w:r>
      <w:r>
        <w:rPr>
          <w:spacing w:val="-2"/>
        </w:rPr>
        <w:t xml:space="preserve"> </w:t>
      </w:r>
      <w:r>
        <w:t>and</w:t>
      </w:r>
      <w:r>
        <w:rPr>
          <w:spacing w:val="-2"/>
        </w:rPr>
        <w:t xml:space="preserve"> </w:t>
      </w:r>
      <w:r>
        <w:t>the</w:t>
      </w:r>
      <w:r>
        <w:rPr>
          <w:spacing w:val="-2"/>
        </w:rPr>
        <w:t xml:space="preserve"> </w:t>
      </w:r>
      <w:r>
        <w:t>use</w:t>
      </w:r>
      <w:r>
        <w:rPr>
          <w:spacing w:val="-2"/>
        </w:rPr>
        <w:t xml:space="preserve"> </w:t>
      </w:r>
      <w:r>
        <w:t>of</w:t>
      </w:r>
      <w:r>
        <w:rPr>
          <w:spacing w:val="-2"/>
        </w:rPr>
        <w:t xml:space="preserve"> </w:t>
      </w:r>
      <w:r>
        <w:t>machine</w:t>
      </w:r>
      <w:r>
        <w:rPr>
          <w:spacing w:val="-2"/>
        </w:rPr>
        <w:t xml:space="preserve"> </w:t>
      </w:r>
      <w:r>
        <w:t>learning techniques, stating that these methods are insufficient [9].</w:t>
      </w:r>
    </w:p>
    <w:p w14:paraId="7FEC262B" w14:textId="77777777" w:rsidR="005A2A7E" w:rsidRDefault="008E3266">
      <w:pPr>
        <w:pStyle w:val="GvdeMetni"/>
        <w:spacing w:before="240" w:line="276" w:lineRule="auto"/>
        <w:ind w:right="189"/>
        <w:jc w:val="both"/>
      </w:pPr>
      <w:r>
        <w:t>Additionally, studies evaluating the performance of ML and DM based IDSs using different datasets are available [7]. Ring et al. detailed network-based intrusion detection datasets to assist researchers in selecting the most appropriate datasets [10].</w:t>
      </w:r>
    </w:p>
    <w:p w14:paraId="218130EA" w14:textId="77777777" w:rsidR="005A2A7E" w:rsidRDefault="005A2A7E">
      <w:pPr>
        <w:pStyle w:val="GvdeMetni"/>
        <w:spacing w:line="276" w:lineRule="auto"/>
        <w:jc w:val="both"/>
        <w:sectPr w:rsidR="005A2A7E">
          <w:pgSz w:w="11920" w:h="16840"/>
          <w:pgMar w:top="1380" w:right="1275" w:bottom="280" w:left="1275" w:header="720" w:footer="720" w:gutter="0"/>
          <w:cols w:space="720"/>
        </w:sectPr>
      </w:pPr>
    </w:p>
    <w:p w14:paraId="743E4D0F" w14:textId="77777777" w:rsidR="005A2A7E" w:rsidRDefault="008E3266">
      <w:pPr>
        <w:pStyle w:val="GvdeMetni"/>
        <w:spacing w:before="60" w:line="276" w:lineRule="auto"/>
        <w:ind w:right="178"/>
        <w:jc w:val="both"/>
      </w:pPr>
      <w:r>
        <w:t>Meena and Choudhary compared the performance of J48graft decision tree and</w:t>
      </w:r>
      <w:r>
        <w:rPr>
          <w:spacing w:val="-2"/>
        </w:rPr>
        <w:t xml:space="preserve"> </w:t>
      </w:r>
      <w:r>
        <w:t>Naïve</w:t>
      </w:r>
      <w:r>
        <w:rPr>
          <w:spacing w:val="-2"/>
        </w:rPr>
        <w:t xml:space="preserve"> </w:t>
      </w:r>
      <w:r>
        <w:t>Bayes algorithms on network traffic datasets, concluding that J48graft performed better [11]. Kasongo et al. improved accuracy</w:t>
      </w:r>
      <w:r>
        <w:rPr>
          <w:spacing w:val="-3"/>
        </w:rPr>
        <w:t xml:space="preserve"> </w:t>
      </w:r>
      <w:r>
        <w:t>rates</w:t>
      </w:r>
      <w:r>
        <w:rPr>
          <w:spacing w:val="-3"/>
        </w:rPr>
        <w:t xml:space="preserve"> </w:t>
      </w:r>
      <w:r>
        <w:t>by</w:t>
      </w:r>
      <w:r>
        <w:rPr>
          <w:spacing w:val="-3"/>
        </w:rPr>
        <w:t xml:space="preserve"> </w:t>
      </w:r>
      <w:r>
        <w:t>utilizing</w:t>
      </w:r>
      <w:r>
        <w:rPr>
          <w:spacing w:val="-3"/>
        </w:rPr>
        <w:t xml:space="preserve"> </w:t>
      </w:r>
      <w:r>
        <w:t>XGBoost</w:t>
      </w:r>
      <w:r>
        <w:rPr>
          <w:spacing w:val="-3"/>
        </w:rPr>
        <w:t xml:space="preserve"> </w:t>
      </w:r>
      <w:r>
        <w:t>for</w:t>
      </w:r>
      <w:r>
        <w:rPr>
          <w:spacing w:val="-3"/>
        </w:rPr>
        <w:t xml:space="preserve"> </w:t>
      </w:r>
      <w:r>
        <w:t>feature</w:t>
      </w:r>
      <w:r>
        <w:rPr>
          <w:spacing w:val="-3"/>
        </w:rPr>
        <w:t xml:space="preserve"> </w:t>
      </w:r>
      <w:r>
        <w:t>selection</w:t>
      </w:r>
      <w:r>
        <w:rPr>
          <w:spacing w:val="-3"/>
        </w:rPr>
        <w:t xml:space="preserve"> </w:t>
      </w:r>
      <w:r>
        <w:t>to</w:t>
      </w:r>
      <w:r>
        <w:rPr>
          <w:spacing w:val="-3"/>
        </w:rPr>
        <w:t xml:space="preserve"> </w:t>
      </w:r>
      <w:r>
        <w:t>enhance IDS performance [12]. Türk et al. demonstrated the effectiveness of machine learning and deep learning algorithms on NSL-KDD and UNSW-NB15 datasets [13].</w:t>
      </w:r>
      <w:r>
        <w:rPr>
          <w:spacing w:val="-4"/>
        </w:rPr>
        <w:t xml:space="preserve"> </w:t>
      </w:r>
      <w:r>
        <w:t>Vihbute</w:t>
      </w:r>
      <w:r>
        <w:rPr>
          <w:spacing w:val="-4"/>
        </w:rPr>
        <w:t xml:space="preserve"> </w:t>
      </w:r>
      <w:r>
        <w:t>et</w:t>
      </w:r>
      <w:r>
        <w:rPr>
          <w:spacing w:val="-4"/>
        </w:rPr>
        <w:t xml:space="preserve"> </w:t>
      </w:r>
      <w:r>
        <w:t>al.</w:t>
      </w:r>
      <w:r>
        <w:rPr>
          <w:spacing w:val="-4"/>
        </w:rPr>
        <w:t xml:space="preserve"> </w:t>
      </w:r>
      <w:r>
        <w:t>found that</w:t>
      </w:r>
      <w:r>
        <w:rPr>
          <w:spacing w:val="27"/>
        </w:rPr>
        <w:t xml:space="preserve"> </w:t>
      </w:r>
      <w:r>
        <w:t>the</w:t>
      </w:r>
      <w:r>
        <w:rPr>
          <w:spacing w:val="27"/>
        </w:rPr>
        <w:t xml:space="preserve"> </w:t>
      </w:r>
      <w:del w:id="31" w:author="Dekan" w:date="2025-02-10T02:24:00Z">
        <w:r w:rsidDel="00F16766">
          <w:delText>KNN</w:delText>
        </w:r>
      </w:del>
      <w:ins w:id="32" w:author="Dekan" w:date="2025-02-10T02:24:00Z">
        <w:r w:rsidR="00F16766">
          <w:t>KNN</w:t>
        </w:r>
      </w:ins>
      <w:r>
        <w:rPr>
          <w:spacing w:val="27"/>
        </w:rPr>
        <w:t xml:space="preserve"> </w:t>
      </w:r>
      <w:r>
        <w:t>model</w:t>
      </w:r>
      <w:r>
        <w:rPr>
          <w:spacing w:val="27"/>
        </w:rPr>
        <w:t xml:space="preserve"> </w:t>
      </w:r>
      <w:r>
        <w:t>achieved</w:t>
      </w:r>
      <w:r>
        <w:rPr>
          <w:spacing w:val="27"/>
        </w:rPr>
        <w:t xml:space="preserve"> </w:t>
      </w:r>
      <w:r>
        <w:t>high</w:t>
      </w:r>
      <w:r>
        <w:rPr>
          <w:spacing w:val="27"/>
        </w:rPr>
        <w:t xml:space="preserve"> </w:t>
      </w:r>
      <w:r>
        <w:t>accuracy in detecting network anomalies [14]. Zhang et al. concluded that ensemble learning methods provided the highest accuracy in network intrusion detection [15]. Fosić et al. highlighted the effectiveness of the RF algorithm in anomaly detection within NetFlow data streams [16]. Imanbayev et al. reported that the Gradient Boosting algorithm showed the best performance in 5G networks [17]. Azam et al. demonstrated the success of</w:t>
      </w:r>
      <w:r>
        <w:rPr>
          <w:spacing w:val="-3"/>
        </w:rPr>
        <w:t xml:space="preserve"> </w:t>
      </w:r>
      <w:r>
        <w:t>decision</w:t>
      </w:r>
      <w:r>
        <w:rPr>
          <w:spacing w:val="-3"/>
        </w:rPr>
        <w:t xml:space="preserve"> </w:t>
      </w:r>
      <w:r>
        <w:t>tree-based</w:t>
      </w:r>
      <w:r>
        <w:rPr>
          <w:spacing w:val="-3"/>
        </w:rPr>
        <w:t xml:space="preserve"> </w:t>
      </w:r>
      <w:r>
        <w:t>methods</w:t>
      </w:r>
      <w:r>
        <w:rPr>
          <w:spacing w:val="-3"/>
        </w:rPr>
        <w:t xml:space="preserve"> </w:t>
      </w:r>
      <w:r>
        <w:t>in</w:t>
      </w:r>
      <w:r>
        <w:rPr>
          <w:spacing w:val="-3"/>
        </w:rPr>
        <w:t xml:space="preserve"> </w:t>
      </w:r>
      <w:r>
        <w:t>intrusion</w:t>
      </w:r>
      <w:r>
        <w:rPr>
          <w:spacing w:val="-3"/>
        </w:rPr>
        <w:t xml:space="preserve"> </w:t>
      </w:r>
      <w:r>
        <w:t>detection</w:t>
      </w:r>
      <w:r>
        <w:rPr>
          <w:spacing w:val="-3"/>
        </w:rPr>
        <w:t xml:space="preserve"> </w:t>
      </w:r>
      <w:r>
        <w:t>[18].</w:t>
      </w:r>
      <w:r>
        <w:rPr>
          <w:spacing w:val="-3"/>
        </w:rPr>
        <w:t xml:space="preserve"> </w:t>
      </w:r>
      <w:r>
        <w:t>Belavagi and Muniyal found that Random Forest achieved the highest accuracy on the NSL-KDD dataset [19]. Table 1 summarizes various studies in the field of intrusion detection systems and provides the datasets, methods, and contributions to the literature.</w:t>
      </w:r>
    </w:p>
    <w:p w14:paraId="151F204E" w14:textId="77777777" w:rsidR="005A2A7E" w:rsidRDefault="005A2A7E">
      <w:pPr>
        <w:pStyle w:val="GvdeMetni"/>
        <w:spacing w:before="1"/>
        <w:ind w:left="0"/>
      </w:pPr>
    </w:p>
    <w:p w14:paraId="6626FA5E" w14:textId="77777777" w:rsidR="005A2A7E" w:rsidRDefault="008E3266">
      <w:pPr>
        <w:ind w:left="247" w:right="402"/>
        <w:jc w:val="center"/>
        <w:rPr>
          <w:sz w:val="20"/>
        </w:rPr>
      </w:pPr>
      <w:r>
        <w:rPr>
          <w:sz w:val="20"/>
        </w:rPr>
        <w:t>Table</w:t>
      </w:r>
      <w:r>
        <w:rPr>
          <w:spacing w:val="-10"/>
          <w:sz w:val="20"/>
        </w:rPr>
        <w:t xml:space="preserve"> </w:t>
      </w:r>
      <w:r>
        <w:rPr>
          <w:sz w:val="20"/>
        </w:rPr>
        <w:t>1.</w:t>
      </w:r>
      <w:r>
        <w:rPr>
          <w:spacing w:val="-7"/>
          <w:sz w:val="20"/>
        </w:rPr>
        <w:t xml:space="preserve"> </w:t>
      </w:r>
      <w:r>
        <w:rPr>
          <w:sz w:val="20"/>
        </w:rPr>
        <w:t>Summary</w:t>
      </w:r>
      <w:r>
        <w:rPr>
          <w:spacing w:val="-8"/>
          <w:sz w:val="20"/>
        </w:rPr>
        <w:t xml:space="preserve"> </w:t>
      </w:r>
      <w:r>
        <w:rPr>
          <w:sz w:val="20"/>
        </w:rPr>
        <w:t>of</w:t>
      </w:r>
      <w:r>
        <w:rPr>
          <w:spacing w:val="-7"/>
          <w:sz w:val="20"/>
        </w:rPr>
        <w:t xml:space="preserve"> </w:t>
      </w:r>
      <w:r>
        <w:rPr>
          <w:sz w:val="20"/>
        </w:rPr>
        <w:t>Literature</w:t>
      </w:r>
      <w:r>
        <w:rPr>
          <w:spacing w:val="-8"/>
          <w:sz w:val="20"/>
        </w:rPr>
        <w:t xml:space="preserve"> </w:t>
      </w:r>
      <w:r>
        <w:rPr>
          <w:sz w:val="20"/>
        </w:rPr>
        <w:t>on</w:t>
      </w:r>
      <w:r>
        <w:rPr>
          <w:spacing w:val="-7"/>
          <w:sz w:val="20"/>
        </w:rPr>
        <w:t xml:space="preserve"> </w:t>
      </w:r>
      <w:r>
        <w:rPr>
          <w:sz w:val="20"/>
        </w:rPr>
        <w:t>Intrusion</w:t>
      </w:r>
      <w:r>
        <w:rPr>
          <w:spacing w:val="-8"/>
          <w:sz w:val="20"/>
        </w:rPr>
        <w:t xml:space="preserve"> </w:t>
      </w:r>
      <w:r>
        <w:rPr>
          <w:sz w:val="20"/>
        </w:rPr>
        <w:t>Detection</w:t>
      </w:r>
      <w:r>
        <w:rPr>
          <w:spacing w:val="-7"/>
          <w:sz w:val="20"/>
        </w:rPr>
        <w:t xml:space="preserve"> </w:t>
      </w:r>
      <w:r>
        <w:rPr>
          <w:spacing w:val="-2"/>
          <w:sz w:val="20"/>
        </w:rPr>
        <w:t>Systems</w:t>
      </w:r>
    </w:p>
    <w:tbl>
      <w:tblPr>
        <w:tblStyle w:val="TableNormal"/>
        <w:tblW w:w="0" w:type="auto"/>
        <w:tblInd w:w="2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Change w:id="33" w:author="Dekan" w:date="2025-02-10T02:48:00Z">
          <w:tblPr>
            <w:tblStyle w:val="TableNormal"/>
            <w:tblW w:w="0" w:type="auto"/>
            <w:tblInd w:w="2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PrChange>
      </w:tblPr>
      <w:tblGrid>
        <w:gridCol w:w="515"/>
        <w:gridCol w:w="1985"/>
        <w:gridCol w:w="2409"/>
        <w:gridCol w:w="4151"/>
        <w:tblGridChange w:id="34">
          <w:tblGrid>
            <w:gridCol w:w="515"/>
            <w:gridCol w:w="1125"/>
            <w:gridCol w:w="860"/>
            <w:gridCol w:w="1040"/>
            <w:gridCol w:w="1369"/>
            <w:gridCol w:w="551"/>
            <w:gridCol w:w="3600"/>
          </w:tblGrid>
        </w:tblGridChange>
      </w:tblGrid>
      <w:tr w:rsidR="005A2A7E" w14:paraId="5D7A3586" w14:textId="77777777" w:rsidTr="00F42B1D">
        <w:trPr>
          <w:trHeight w:val="240"/>
          <w:trPrChange w:id="35" w:author="Dekan" w:date="2025-02-10T02:48:00Z">
            <w:trPr>
              <w:trHeight w:val="240"/>
            </w:trPr>
          </w:trPrChange>
        </w:trPr>
        <w:tc>
          <w:tcPr>
            <w:tcW w:w="515" w:type="dxa"/>
            <w:tcPrChange w:id="36" w:author="Dekan" w:date="2025-02-10T02:48:00Z">
              <w:tcPr>
                <w:tcW w:w="1640" w:type="dxa"/>
                <w:gridSpan w:val="2"/>
              </w:tcPr>
            </w:tcPrChange>
          </w:tcPr>
          <w:p w14:paraId="005FE489" w14:textId="77777777" w:rsidR="005A2A7E" w:rsidRDefault="008E3266">
            <w:pPr>
              <w:pStyle w:val="TableParagraph"/>
              <w:spacing w:before="4" w:line="216" w:lineRule="exact"/>
              <w:ind w:left="96"/>
              <w:jc w:val="left"/>
              <w:rPr>
                <w:sz w:val="20"/>
              </w:rPr>
            </w:pPr>
            <w:del w:id="37" w:author="Dekan" w:date="2025-02-10T02:47:00Z">
              <w:r w:rsidDel="00F42B1D">
                <w:rPr>
                  <w:sz w:val="20"/>
                </w:rPr>
                <w:delText>Authors</w:delText>
              </w:r>
              <w:r w:rsidDel="00F42B1D">
                <w:rPr>
                  <w:spacing w:val="-7"/>
                  <w:sz w:val="20"/>
                </w:rPr>
                <w:delText xml:space="preserve"> </w:delText>
              </w:r>
              <w:r w:rsidDel="00F42B1D">
                <w:rPr>
                  <w:sz w:val="20"/>
                </w:rPr>
                <w:delText>and</w:delText>
              </w:r>
              <w:r w:rsidDel="00F42B1D">
                <w:rPr>
                  <w:spacing w:val="-5"/>
                  <w:sz w:val="20"/>
                </w:rPr>
                <w:delText xml:space="preserve"> </w:delText>
              </w:r>
              <w:r w:rsidDel="00F42B1D">
                <w:rPr>
                  <w:spacing w:val="-4"/>
                  <w:sz w:val="20"/>
                </w:rPr>
                <w:delText>Year</w:delText>
              </w:r>
            </w:del>
            <w:ins w:id="38" w:author="Dekan" w:date="2025-02-10T02:47:00Z">
              <w:r w:rsidR="00F42B1D">
                <w:rPr>
                  <w:sz w:val="20"/>
                </w:rPr>
                <w:t>Refs</w:t>
              </w:r>
            </w:ins>
          </w:p>
        </w:tc>
        <w:tc>
          <w:tcPr>
            <w:tcW w:w="1985" w:type="dxa"/>
            <w:tcPrChange w:id="39" w:author="Dekan" w:date="2025-02-10T02:48:00Z">
              <w:tcPr>
                <w:tcW w:w="1900" w:type="dxa"/>
                <w:gridSpan w:val="2"/>
              </w:tcPr>
            </w:tcPrChange>
          </w:tcPr>
          <w:p w14:paraId="79CEFCF6" w14:textId="77777777" w:rsidR="005A2A7E" w:rsidRDefault="008E3266">
            <w:pPr>
              <w:pStyle w:val="TableParagraph"/>
              <w:spacing w:before="4" w:line="216" w:lineRule="exact"/>
              <w:ind w:left="106"/>
              <w:jc w:val="left"/>
              <w:rPr>
                <w:sz w:val="20"/>
              </w:rPr>
            </w:pPr>
            <w:r>
              <w:rPr>
                <w:spacing w:val="-2"/>
                <w:sz w:val="20"/>
              </w:rPr>
              <w:t>Dataset</w:t>
            </w:r>
          </w:p>
        </w:tc>
        <w:tc>
          <w:tcPr>
            <w:tcW w:w="2409" w:type="dxa"/>
            <w:tcPrChange w:id="40" w:author="Dekan" w:date="2025-02-10T02:48:00Z">
              <w:tcPr>
                <w:tcW w:w="1920" w:type="dxa"/>
                <w:gridSpan w:val="2"/>
              </w:tcPr>
            </w:tcPrChange>
          </w:tcPr>
          <w:p w14:paraId="14CB551E" w14:textId="77777777" w:rsidR="005A2A7E" w:rsidRDefault="008E3266">
            <w:pPr>
              <w:pStyle w:val="TableParagraph"/>
              <w:spacing w:before="4" w:line="216" w:lineRule="exact"/>
              <w:ind w:left="97"/>
              <w:jc w:val="left"/>
              <w:rPr>
                <w:sz w:val="20"/>
              </w:rPr>
            </w:pPr>
            <w:r>
              <w:rPr>
                <w:spacing w:val="-2"/>
                <w:sz w:val="20"/>
              </w:rPr>
              <w:t>Methods</w:t>
            </w:r>
          </w:p>
        </w:tc>
        <w:tc>
          <w:tcPr>
            <w:tcW w:w="4151" w:type="dxa"/>
            <w:tcPrChange w:id="41" w:author="Dekan" w:date="2025-02-10T02:48:00Z">
              <w:tcPr>
                <w:tcW w:w="3600" w:type="dxa"/>
              </w:tcPr>
            </w:tcPrChange>
          </w:tcPr>
          <w:p w14:paraId="578D2967" w14:textId="77777777" w:rsidR="005A2A7E" w:rsidRDefault="008E3266">
            <w:pPr>
              <w:pStyle w:val="TableParagraph"/>
              <w:spacing w:before="4" w:line="216" w:lineRule="exact"/>
              <w:ind w:left="97"/>
              <w:jc w:val="left"/>
              <w:rPr>
                <w:sz w:val="20"/>
              </w:rPr>
            </w:pPr>
            <w:r>
              <w:rPr>
                <w:sz w:val="20"/>
              </w:rPr>
              <w:t>Contribution</w:t>
            </w:r>
            <w:r>
              <w:rPr>
                <w:spacing w:val="-6"/>
                <w:sz w:val="20"/>
              </w:rPr>
              <w:t xml:space="preserve"> </w:t>
            </w:r>
            <w:r>
              <w:rPr>
                <w:sz w:val="20"/>
              </w:rPr>
              <w:t>to</w:t>
            </w:r>
            <w:r>
              <w:rPr>
                <w:spacing w:val="-6"/>
                <w:sz w:val="20"/>
              </w:rPr>
              <w:t xml:space="preserve"> </w:t>
            </w:r>
            <w:r>
              <w:rPr>
                <w:sz w:val="20"/>
              </w:rPr>
              <w:t>the</w:t>
            </w:r>
            <w:r>
              <w:rPr>
                <w:spacing w:val="-5"/>
                <w:sz w:val="20"/>
              </w:rPr>
              <w:t xml:space="preserve"> </w:t>
            </w:r>
            <w:r>
              <w:rPr>
                <w:spacing w:val="-2"/>
                <w:sz w:val="20"/>
              </w:rPr>
              <w:t>Literature</w:t>
            </w:r>
          </w:p>
        </w:tc>
      </w:tr>
      <w:tr w:rsidR="005A2A7E" w14:paraId="557DFBAC" w14:textId="77777777" w:rsidTr="00F42B1D">
        <w:trPr>
          <w:trHeight w:val="679"/>
          <w:trPrChange w:id="42" w:author="Dekan" w:date="2025-02-10T02:48:00Z">
            <w:trPr>
              <w:trHeight w:val="679"/>
            </w:trPr>
          </w:trPrChange>
        </w:trPr>
        <w:tc>
          <w:tcPr>
            <w:tcW w:w="515" w:type="dxa"/>
            <w:tcPrChange w:id="43" w:author="Dekan" w:date="2025-02-10T02:48:00Z">
              <w:tcPr>
                <w:tcW w:w="1640" w:type="dxa"/>
                <w:gridSpan w:val="2"/>
              </w:tcPr>
            </w:tcPrChange>
          </w:tcPr>
          <w:p w14:paraId="34643F1B" w14:textId="77777777" w:rsidR="005A2A7E" w:rsidRDefault="008E3266">
            <w:pPr>
              <w:pStyle w:val="TableParagraph"/>
              <w:spacing w:line="219" w:lineRule="exact"/>
              <w:ind w:left="96"/>
              <w:jc w:val="left"/>
              <w:rPr>
                <w:sz w:val="20"/>
              </w:rPr>
            </w:pPr>
            <w:r>
              <w:rPr>
                <w:spacing w:val="-5"/>
                <w:sz w:val="20"/>
              </w:rPr>
              <w:t>[7]</w:t>
            </w:r>
          </w:p>
        </w:tc>
        <w:tc>
          <w:tcPr>
            <w:tcW w:w="1985" w:type="dxa"/>
            <w:tcPrChange w:id="44" w:author="Dekan" w:date="2025-02-10T02:48:00Z">
              <w:tcPr>
                <w:tcW w:w="1900" w:type="dxa"/>
                <w:gridSpan w:val="2"/>
              </w:tcPr>
            </w:tcPrChange>
          </w:tcPr>
          <w:p w14:paraId="04D5B818" w14:textId="77777777" w:rsidR="005A2A7E" w:rsidRDefault="008E3266">
            <w:pPr>
              <w:pStyle w:val="TableParagraph"/>
              <w:spacing w:line="240" w:lineRule="auto"/>
              <w:ind w:left="106"/>
              <w:jc w:val="left"/>
              <w:rPr>
                <w:sz w:val="20"/>
              </w:rPr>
            </w:pPr>
            <w:r>
              <w:rPr>
                <w:sz w:val="20"/>
              </w:rPr>
              <w:t>Network</w:t>
            </w:r>
            <w:r>
              <w:rPr>
                <w:spacing w:val="-13"/>
                <w:sz w:val="20"/>
              </w:rPr>
              <w:t xml:space="preserve"> </w:t>
            </w:r>
            <w:r>
              <w:rPr>
                <w:sz w:val="20"/>
              </w:rPr>
              <w:t>traffic</w:t>
            </w:r>
            <w:r>
              <w:rPr>
                <w:spacing w:val="-12"/>
                <w:sz w:val="20"/>
              </w:rPr>
              <w:t xml:space="preserve"> </w:t>
            </w:r>
            <w:r>
              <w:rPr>
                <w:sz w:val="20"/>
              </w:rPr>
              <w:t>and system logs</w:t>
            </w:r>
          </w:p>
        </w:tc>
        <w:tc>
          <w:tcPr>
            <w:tcW w:w="2409" w:type="dxa"/>
            <w:tcPrChange w:id="45" w:author="Dekan" w:date="2025-02-10T02:48:00Z">
              <w:tcPr>
                <w:tcW w:w="1920" w:type="dxa"/>
                <w:gridSpan w:val="2"/>
              </w:tcPr>
            </w:tcPrChange>
          </w:tcPr>
          <w:p w14:paraId="1604168F" w14:textId="77777777" w:rsidR="005A2A7E" w:rsidRDefault="008E3266">
            <w:pPr>
              <w:pStyle w:val="TableParagraph"/>
              <w:spacing w:line="240" w:lineRule="auto"/>
              <w:ind w:left="97" w:right="845"/>
              <w:jc w:val="left"/>
              <w:rPr>
                <w:sz w:val="20"/>
              </w:rPr>
            </w:pPr>
            <w:r>
              <w:rPr>
                <w:spacing w:val="-2"/>
                <w:sz w:val="20"/>
              </w:rPr>
              <w:t>GNN-based modeling</w:t>
            </w:r>
          </w:p>
        </w:tc>
        <w:tc>
          <w:tcPr>
            <w:tcW w:w="4151" w:type="dxa"/>
            <w:tcPrChange w:id="46" w:author="Dekan" w:date="2025-02-10T02:48:00Z">
              <w:tcPr>
                <w:tcW w:w="3600" w:type="dxa"/>
              </w:tcPr>
            </w:tcPrChange>
          </w:tcPr>
          <w:p w14:paraId="35E23B60" w14:textId="77777777" w:rsidR="005A2A7E" w:rsidRDefault="008E3266">
            <w:pPr>
              <w:pStyle w:val="TableParagraph"/>
              <w:spacing w:line="240" w:lineRule="auto"/>
              <w:ind w:left="97"/>
              <w:jc w:val="left"/>
              <w:rPr>
                <w:sz w:val="20"/>
              </w:rPr>
            </w:pPr>
            <w:r>
              <w:rPr>
                <w:sz w:val="20"/>
              </w:rPr>
              <w:t>This</w:t>
            </w:r>
            <w:r>
              <w:rPr>
                <w:spacing w:val="-8"/>
                <w:sz w:val="20"/>
              </w:rPr>
              <w:t xml:space="preserve"> </w:t>
            </w:r>
            <w:r>
              <w:rPr>
                <w:sz w:val="20"/>
              </w:rPr>
              <w:t>study</w:t>
            </w:r>
            <w:r>
              <w:rPr>
                <w:spacing w:val="-8"/>
                <w:sz w:val="20"/>
              </w:rPr>
              <w:t xml:space="preserve"> </w:t>
            </w:r>
            <w:r>
              <w:rPr>
                <w:sz w:val="20"/>
              </w:rPr>
              <w:t>demonstrated</w:t>
            </w:r>
            <w:r>
              <w:rPr>
                <w:spacing w:val="-8"/>
                <w:sz w:val="20"/>
              </w:rPr>
              <w:t xml:space="preserve"> </w:t>
            </w:r>
            <w:r>
              <w:rPr>
                <w:sz w:val="20"/>
              </w:rPr>
              <w:t>that</w:t>
            </w:r>
            <w:r>
              <w:rPr>
                <w:spacing w:val="-8"/>
                <w:sz w:val="20"/>
              </w:rPr>
              <w:t xml:space="preserve"> </w:t>
            </w:r>
            <w:r>
              <w:rPr>
                <w:sz w:val="20"/>
              </w:rPr>
              <w:t>GNNs</w:t>
            </w:r>
            <w:r>
              <w:rPr>
                <w:spacing w:val="-8"/>
                <w:sz w:val="20"/>
              </w:rPr>
              <w:t xml:space="preserve"> </w:t>
            </w:r>
            <w:r>
              <w:rPr>
                <w:sz w:val="20"/>
              </w:rPr>
              <w:t>can enhance IDS performance by capturing</w:t>
            </w:r>
          </w:p>
          <w:p w14:paraId="430C9A08" w14:textId="77777777" w:rsidR="005A2A7E" w:rsidRDefault="008E3266">
            <w:pPr>
              <w:pStyle w:val="TableParagraph"/>
              <w:spacing w:line="211" w:lineRule="exact"/>
              <w:ind w:left="97"/>
              <w:jc w:val="left"/>
              <w:rPr>
                <w:sz w:val="20"/>
              </w:rPr>
            </w:pPr>
            <w:r>
              <w:rPr>
                <w:sz w:val="20"/>
              </w:rPr>
              <w:t>complex</w:t>
            </w:r>
            <w:r>
              <w:rPr>
                <w:spacing w:val="-8"/>
                <w:sz w:val="20"/>
              </w:rPr>
              <w:t xml:space="preserve"> </w:t>
            </w:r>
            <w:r>
              <w:rPr>
                <w:sz w:val="20"/>
              </w:rPr>
              <w:t>relationships</w:t>
            </w:r>
            <w:r>
              <w:rPr>
                <w:spacing w:val="-7"/>
                <w:sz w:val="20"/>
              </w:rPr>
              <w:t xml:space="preserve"> </w:t>
            </w:r>
            <w:r>
              <w:rPr>
                <w:sz w:val="20"/>
              </w:rPr>
              <w:t>in</w:t>
            </w:r>
            <w:r>
              <w:rPr>
                <w:spacing w:val="-7"/>
                <w:sz w:val="20"/>
              </w:rPr>
              <w:t xml:space="preserve"> </w:t>
            </w:r>
            <w:r>
              <w:rPr>
                <w:sz w:val="20"/>
              </w:rPr>
              <w:t>network</w:t>
            </w:r>
            <w:r>
              <w:rPr>
                <w:spacing w:val="-7"/>
                <w:sz w:val="20"/>
              </w:rPr>
              <w:t xml:space="preserve"> </w:t>
            </w:r>
            <w:r>
              <w:rPr>
                <w:spacing w:val="-2"/>
                <w:sz w:val="20"/>
              </w:rPr>
              <w:t>data.</w:t>
            </w:r>
          </w:p>
        </w:tc>
      </w:tr>
      <w:tr w:rsidR="005A2A7E" w14:paraId="3B045291" w14:textId="77777777" w:rsidTr="00F42B1D">
        <w:trPr>
          <w:trHeight w:val="919"/>
          <w:trPrChange w:id="47" w:author="Dekan" w:date="2025-02-10T02:48:00Z">
            <w:trPr>
              <w:trHeight w:val="919"/>
            </w:trPr>
          </w:trPrChange>
        </w:trPr>
        <w:tc>
          <w:tcPr>
            <w:tcW w:w="515" w:type="dxa"/>
            <w:tcPrChange w:id="48" w:author="Dekan" w:date="2025-02-10T02:48:00Z">
              <w:tcPr>
                <w:tcW w:w="1640" w:type="dxa"/>
                <w:gridSpan w:val="2"/>
              </w:tcPr>
            </w:tcPrChange>
          </w:tcPr>
          <w:p w14:paraId="5D2CDC5C" w14:textId="77777777" w:rsidR="005A2A7E" w:rsidRDefault="008E3266">
            <w:pPr>
              <w:pStyle w:val="TableParagraph"/>
              <w:spacing w:line="224" w:lineRule="exact"/>
              <w:ind w:left="96"/>
              <w:jc w:val="left"/>
              <w:rPr>
                <w:sz w:val="20"/>
              </w:rPr>
            </w:pPr>
            <w:r>
              <w:rPr>
                <w:spacing w:val="-5"/>
                <w:sz w:val="20"/>
              </w:rPr>
              <w:t>[7]</w:t>
            </w:r>
          </w:p>
        </w:tc>
        <w:tc>
          <w:tcPr>
            <w:tcW w:w="1985" w:type="dxa"/>
            <w:tcPrChange w:id="49" w:author="Dekan" w:date="2025-02-10T02:48:00Z">
              <w:tcPr>
                <w:tcW w:w="1900" w:type="dxa"/>
                <w:gridSpan w:val="2"/>
              </w:tcPr>
            </w:tcPrChange>
          </w:tcPr>
          <w:p w14:paraId="1D0E9E53" w14:textId="77777777" w:rsidR="005A2A7E" w:rsidRDefault="008E3266">
            <w:pPr>
              <w:pStyle w:val="TableParagraph"/>
              <w:spacing w:line="224" w:lineRule="exact"/>
              <w:ind w:left="106"/>
              <w:jc w:val="left"/>
              <w:rPr>
                <w:sz w:val="20"/>
              </w:rPr>
            </w:pPr>
            <w:r>
              <w:rPr>
                <w:sz w:val="20"/>
              </w:rPr>
              <w:t>IVN</w:t>
            </w:r>
            <w:r>
              <w:rPr>
                <w:spacing w:val="-3"/>
                <w:sz w:val="20"/>
              </w:rPr>
              <w:t xml:space="preserve"> </w:t>
            </w:r>
            <w:r>
              <w:rPr>
                <w:spacing w:val="-2"/>
                <w:sz w:val="20"/>
              </w:rPr>
              <w:t>datasets</w:t>
            </w:r>
          </w:p>
        </w:tc>
        <w:tc>
          <w:tcPr>
            <w:tcW w:w="2409" w:type="dxa"/>
            <w:tcPrChange w:id="50" w:author="Dekan" w:date="2025-02-10T02:48:00Z">
              <w:tcPr>
                <w:tcW w:w="1920" w:type="dxa"/>
                <w:gridSpan w:val="2"/>
              </w:tcPr>
            </w:tcPrChange>
          </w:tcPr>
          <w:p w14:paraId="54DC9504" w14:textId="77777777" w:rsidR="005A2A7E" w:rsidRDefault="008E3266">
            <w:pPr>
              <w:pStyle w:val="TableParagraph"/>
              <w:spacing w:line="240" w:lineRule="auto"/>
              <w:ind w:left="97"/>
              <w:jc w:val="left"/>
              <w:rPr>
                <w:sz w:val="20"/>
              </w:rPr>
            </w:pPr>
            <w:r>
              <w:rPr>
                <w:sz w:val="20"/>
              </w:rPr>
              <w:t>DNN,</w:t>
            </w:r>
            <w:r>
              <w:rPr>
                <w:spacing w:val="-13"/>
                <w:sz w:val="20"/>
              </w:rPr>
              <w:t xml:space="preserve"> </w:t>
            </w:r>
            <w:r>
              <w:rPr>
                <w:sz w:val="20"/>
              </w:rPr>
              <w:t>CNN,</w:t>
            </w:r>
            <w:r>
              <w:rPr>
                <w:spacing w:val="-12"/>
                <w:sz w:val="20"/>
              </w:rPr>
              <w:t xml:space="preserve"> </w:t>
            </w:r>
            <w:r>
              <w:rPr>
                <w:sz w:val="20"/>
              </w:rPr>
              <w:t>LSTM, DTL, GAN</w:t>
            </w:r>
          </w:p>
        </w:tc>
        <w:tc>
          <w:tcPr>
            <w:tcW w:w="4151" w:type="dxa"/>
            <w:tcPrChange w:id="51" w:author="Dekan" w:date="2025-02-10T02:48:00Z">
              <w:tcPr>
                <w:tcW w:w="3600" w:type="dxa"/>
              </w:tcPr>
            </w:tcPrChange>
          </w:tcPr>
          <w:p w14:paraId="2D4DA381" w14:textId="77777777" w:rsidR="005A2A7E" w:rsidDel="00F42B1D" w:rsidRDefault="008E3266">
            <w:pPr>
              <w:pStyle w:val="TableParagraph"/>
              <w:spacing w:line="240" w:lineRule="auto"/>
              <w:ind w:left="97" w:right="466"/>
              <w:jc w:val="left"/>
              <w:rPr>
                <w:del w:id="52" w:author="Dekan" w:date="2025-02-10T02:48:00Z"/>
                <w:sz w:val="20"/>
              </w:rPr>
            </w:pPr>
            <w:r>
              <w:rPr>
                <w:sz w:val="20"/>
              </w:rPr>
              <w:t>The study highlights that deep learning-based IVN attack detection strategies</w:t>
            </w:r>
            <w:r>
              <w:rPr>
                <w:spacing w:val="-8"/>
                <w:sz w:val="20"/>
              </w:rPr>
              <w:t xml:space="preserve"> </w:t>
            </w:r>
            <w:r>
              <w:rPr>
                <w:sz w:val="20"/>
              </w:rPr>
              <w:t>are</w:t>
            </w:r>
            <w:r>
              <w:rPr>
                <w:spacing w:val="-8"/>
                <w:sz w:val="20"/>
              </w:rPr>
              <w:t xml:space="preserve"> </w:t>
            </w:r>
            <w:r>
              <w:rPr>
                <w:sz w:val="20"/>
              </w:rPr>
              <w:t>more</w:t>
            </w:r>
            <w:r>
              <w:rPr>
                <w:spacing w:val="-8"/>
                <w:sz w:val="20"/>
              </w:rPr>
              <w:t xml:space="preserve"> </w:t>
            </w:r>
            <w:r>
              <w:rPr>
                <w:sz w:val="20"/>
              </w:rPr>
              <w:t>complex</w:t>
            </w:r>
            <w:r>
              <w:rPr>
                <w:spacing w:val="-8"/>
                <w:sz w:val="20"/>
              </w:rPr>
              <w:t xml:space="preserve"> </w:t>
            </w:r>
            <w:r>
              <w:rPr>
                <w:sz w:val="20"/>
              </w:rPr>
              <w:t>but</w:t>
            </w:r>
            <w:r>
              <w:rPr>
                <w:spacing w:val="-8"/>
                <w:sz w:val="20"/>
              </w:rPr>
              <w:t xml:space="preserve"> </w:t>
            </w:r>
            <w:r>
              <w:rPr>
                <w:sz w:val="20"/>
              </w:rPr>
              <w:t>more</w:t>
            </w:r>
            <w:ins w:id="53" w:author="Dekan" w:date="2025-02-10T02:48:00Z">
              <w:r w:rsidR="00F42B1D">
                <w:rPr>
                  <w:sz w:val="20"/>
                </w:rPr>
                <w:t xml:space="preserve"> </w:t>
              </w:r>
            </w:ins>
          </w:p>
          <w:p w14:paraId="168658AB" w14:textId="77777777" w:rsidR="005A2A7E" w:rsidRDefault="008E3266">
            <w:pPr>
              <w:pStyle w:val="TableParagraph"/>
              <w:spacing w:line="240" w:lineRule="auto"/>
              <w:ind w:left="97" w:right="466"/>
              <w:jc w:val="left"/>
              <w:rPr>
                <w:sz w:val="20"/>
              </w:rPr>
              <w:pPrChange w:id="54" w:author="Dekan" w:date="2025-02-10T02:48:00Z">
                <w:pPr>
                  <w:pStyle w:val="TableParagraph"/>
                  <w:spacing w:line="216" w:lineRule="exact"/>
                  <w:ind w:left="97"/>
                  <w:jc w:val="left"/>
                </w:pPr>
              </w:pPrChange>
            </w:pPr>
            <w:r>
              <w:rPr>
                <w:sz w:val="20"/>
              </w:rPr>
              <w:t>effective</w:t>
            </w:r>
            <w:r>
              <w:rPr>
                <w:spacing w:val="-9"/>
                <w:sz w:val="20"/>
              </w:rPr>
              <w:t xml:space="preserve"> </w:t>
            </w:r>
            <w:r>
              <w:rPr>
                <w:sz w:val="20"/>
              </w:rPr>
              <w:t>than</w:t>
            </w:r>
            <w:r>
              <w:rPr>
                <w:spacing w:val="-9"/>
                <w:sz w:val="20"/>
              </w:rPr>
              <w:t xml:space="preserve"> </w:t>
            </w:r>
            <w:r>
              <w:rPr>
                <w:sz w:val="20"/>
              </w:rPr>
              <w:t>traditional</w:t>
            </w:r>
            <w:r>
              <w:rPr>
                <w:spacing w:val="-9"/>
                <w:sz w:val="20"/>
              </w:rPr>
              <w:t xml:space="preserve"> </w:t>
            </w:r>
            <w:r>
              <w:rPr>
                <w:spacing w:val="-2"/>
                <w:sz w:val="20"/>
              </w:rPr>
              <w:t>methods.</w:t>
            </w:r>
          </w:p>
        </w:tc>
      </w:tr>
      <w:tr w:rsidR="005A2A7E" w14:paraId="2FFE9BF3" w14:textId="77777777" w:rsidTr="00F42B1D">
        <w:trPr>
          <w:trHeight w:val="720"/>
          <w:trPrChange w:id="55" w:author="Dekan" w:date="2025-02-10T02:48:00Z">
            <w:trPr>
              <w:trHeight w:val="1180"/>
            </w:trPr>
          </w:trPrChange>
        </w:trPr>
        <w:tc>
          <w:tcPr>
            <w:tcW w:w="515" w:type="dxa"/>
            <w:tcPrChange w:id="56" w:author="Dekan" w:date="2025-02-10T02:48:00Z">
              <w:tcPr>
                <w:tcW w:w="1640" w:type="dxa"/>
                <w:gridSpan w:val="2"/>
              </w:tcPr>
            </w:tcPrChange>
          </w:tcPr>
          <w:p w14:paraId="2FE0523A" w14:textId="77777777" w:rsidR="005A2A7E" w:rsidRDefault="008E3266">
            <w:pPr>
              <w:pStyle w:val="TableParagraph"/>
              <w:spacing w:line="219" w:lineRule="exact"/>
              <w:ind w:left="96"/>
              <w:jc w:val="left"/>
              <w:rPr>
                <w:sz w:val="20"/>
              </w:rPr>
            </w:pPr>
            <w:r>
              <w:rPr>
                <w:spacing w:val="-5"/>
                <w:sz w:val="20"/>
              </w:rPr>
              <w:t>[8]</w:t>
            </w:r>
          </w:p>
        </w:tc>
        <w:tc>
          <w:tcPr>
            <w:tcW w:w="1985" w:type="dxa"/>
            <w:tcPrChange w:id="57" w:author="Dekan" w:date="2025-02-10T02:48:00Z">
              <w:tcPr>
                <w:tcW w:w="1900" w:type="dxa"/>
                <w:gridSpan w:val="2"/>
              </w:tcPr>
            </w:tcPrChange>
          </w:tcPr>
          <w:p w14:paraId="4BBF54D6" w14:textId="77777777" w:rsidR="005A2A7E" w:rsidRDefault="008E3266">
            <w:pPr>
              <w:pStyle w:val="TableParagraph"/>
              <w:spacing w:line="240" w:lineRule="auto"/>
              <w:ind w:left="106" w:right="194"/>
              <w:jc w:val="left"/>
              <w:rPr>
                <w:sz w:val="20"/>
              </w:rPr>
            </w:pPr>
            <w:r>
              <w:rPr>
                <w:spacing w:val="-2"/>
                <w:sz w:val="20"/>
              </w:rPr>
              <w:t>Various</w:t>
            </w:r>
            <w:r>
              <w:rPr>
                <w:spacing w:val="-11"/>
                <w:sz w:val="20"/>
              </w:rPr>
              <w:t xml:space="preserve"> </w:t>
            </w:r>
            <w:r>
              <w:rPr>
                <w:spacing w:val="-2"/>
                <w:sz w:val="20"/>
              </w:rPr>
              <w:t>datasets</w:t>
            </w:r>
            <w:r>
              <w:rPr>
                <w:spacing w:val="-10"/>
                <w:sz w:val="20"/>
              </w:rPr>
              <w:t xml:space="preserve"> </w:t>
            </w:r>
            <w:r>
              <w:rPr>
                <w:spacing w:val="-2"/>
                <w:sz w:val="20"/>
              </w:rPr>
              <w:t>for X-IDS</w:t>
            </w:r>
          </w:p>
        </w:tc>
        <w:tc>
          <w:tcPr>
            <w:tcW w:w="2409" w:type="dxa"/>
            <w:tcPrChange w:id="58" w:author="Dekan" w:date="2025-02-10T02:48:00Z">
              <w:tcPr>
                <w:tcW w:w="1920" w:type="dxa"/>
                <w:gridSpan w:val="2"/>
              </w:tcPr>
            </w:tcPrChange>
          </w:tcPr>
          <w:p w14:paraId="06266073" w14:textId="77777777" w:rsidR="005A2A7E" w:rsidRDefault="008E3266">
            <w:pPr>
              <w:pStyle w:val="TableParagraph"/>
              <w:spacing w:line="240" w:lineRule="auto"/>
              <w:ind w:left="97" w:right="246"/>
              <w:jc w:val="left"/>
              <w:rPr>
                <w:sz w:val="20"/>
              </w:rPr>
            </w:pPr>
            <w:r>
              <w:rPr>
                <w:sz w:val="20"/>
              </w:rPr>
              <w:t xml:space="preserve">White-box and </w:t>
            </w:r>
            <w:r>
              <w:rPr>
                <w:spacing w:val="-2"/>
                <w:sz w:val="20"/>
              </w:rPr>
              <w:t xml:space="preserve">Black-box </w:t>
            </w:r>
            <w:r>
              <w:rPr>
                <w:sz w:val="20"/>
              </w:rPr>
              <w:t>approaches</w:t>
            </w:r>
            <w:r>
              <w:rPr>
                <w:spacing w:val="-13"/>
                <w:sz w:val="20"/>
              </w:rPr>
              <w:t xml:space="preserve"> </w:t>
            </w:r>
            <w:r>
              <w:rPr>
                <w:sz w:val="20"/>
              </w:rPr>
              <w:t xml:space="preserve">(LIME, </w:t>
            </w:r>
            <w:r>
              <w:rPr>
                <w:spacing w:val="-2"/>
                <w:sz w:val="20"/>
              </w:rPr>
              <w:t>SHAP)</w:t>
            </w:r>
          </w:p>
        </w:tc>
        <w:tc>
          <w:tcPr>
            <w:tcW w:w="4151" w:type="dxa"/>
            <w:tcPrChange w:id="59" w:author="Dekan" w:date="2025-02-10T02:48:00Z">
              <w:tcPr>
                <w:tcW w:w="3600" w:type="dxa"/>
              </w:tcPr>
            </w:tcPrChange>
          </w:tcPr>
          <w:p w14:paraId="094ED2EE" w14:textId="77777777" w:rsidR="005A2A7E" w:rsidRDefault="008E3266">
            <w:pPr>
              <w:pStyle w:val="TableParagraph"/>
              <w:spacing w:line="240" w:lineRule="auto"/>
              <w:ind w:left="97" w:right="115"/>
              <w:jc w:val="left"/>
              <w:rPr>
                <w:sz w:val="20"/>
              </w:rPr>
            </w:pPr>
            <w:r>
              <w:rPr>
                <w:sz w:val="20"/>
              </w:rPr>
              <w:t>Explainable</w:t>
            </w:r>
            <w:r>
              <w:rPr>
                <w:spacing w:val="-8"/>
                <w:sz w:val="20"/>
              </w:rPr>
              <w:t xml:space="preserve"> </w:t>
            </w:r>
            <w:r>
              <w:rPr>
                <w:sz w:val="20"/>
              </w:rPr>
              <w:t>IDS</w:t>
            </w:r>
            <w:r>
              <w:rPr>
                <w:spacing w:val="-8"/>
                <w:sz w:val="20"/>
              </w:rPr>
              <w:t xml:space="preserve"> </w:t>
            </w:r>
            <w:r>
              <w:rPr>
                <w:sz w:val="20"/>
              </w:rPr>
              <w:t>(X-IDS)</w:t>
            </w:r>
            <w:r>
              <w:rPr>
                <w:spacing w:val="-8"/>
                <w:sz w:val="20"/>
              </w:rPr>
              <w:t xml:space="preserve"> </w:t>
            </w:r>
            <w:r>
              <w:rPr>
                <w:sz w:val="20"/>
              </w:rPr>
              <w:t>systems</w:t>
            </w:r>
            <w:r>
              <w:rPr>
                <w:spacing w:val="-8"/>
                <w:sz w:val="20"/>
              </w:rPr>
              <w:t xml:space="preserve"> </w:t>
            </w:r>
            <w:r>
              <w:rPr>
                <w:sz w:val="20"/>
              </w:rPr>
              <w:t>aim</w:t>
            </w:r>
            <w:r>
              <w:rPr>
                <w:spacing w:val="-8"/>
                <w:sz w:val="20"/>
              </w:rPr>
              <w:t xml:space="preserve"> </w:t>
            </w:r>
            <w:r>
              <w:rPr>
                <w:sz w:val="20"/>
              </w:rPr>
              <w:t>to address security concerns by increasing the explainability of black-box models.</w:t>
            </w:r>
          </w:p>
        </w:tc>
      </w:tr>
      <w:tr w:rsidR="005A2A7E" w14:paraId="56DC55F8" w14:textId="77777777" w:rsidTr="00F42B1D">
        <w:trPr>
          <w:trHeight w:val="935"/>
          <w:trPrChange w:id="60" w:author="Dekan" w:date="2025-02-10T02:48:00Z">
            <w:trPr>
              <w:trHeight w:val="1119"/>
            </w:trPr>
          </w:trPrChange>
        </w:trPr>
        <w:tc>
          <w:tcPr>
            <w:tcW w:w="515" w:type="dxa"/>
            <w:tcPrChange w:id="61" w:author="Dekan" w:date="2025-02-10T02:48:00Z">
              <w:tcPr>
                <w:tcW w:w="1640" w:type="dxa"/>
                <w:gridSpan w:val="2"/>
              </w:tcPr>
            </w:tcPrChange>
          </w:tcPr>
          <w:p w14:paraId="55B1888D" w14:textId="77777777" w:rsidR="005A2A7E" w:rsidRDefault="008E3266">
            <w:pPr>
              <w:pStyle w:val="TableParagraph"/>
              <w:spacing w:line="219" w:lineRule="exact"/>
              <w:ind w:left="96"/>
              <w:jc w:val="left"/>
              <w:rPr>
                <w:sz w:val="20"/>
              </w:rPr>
            </w:pPr>
            <w:r>
              <w:rPr>
                <w:spacing w:val="-5"/>
                <w:sz w:val="20"/>
              </w:rPr>
              <w:t>[9]</w:t>
            </w:r>
          </w:p>
        </w:tc>
        <w:tc>
          <w:tcPr>
            <w:tcW w:w="1985" w:type="dxa"/>
            <w:tcPrChange w:id="62" w:author="Dekan" w:date="2025-02-10T02:48:00Z">
              <w:tcPr>
                <w:tcW w:w="1900" w:type="dxa"/>
                <w:gridSpan w:val="2"/>
              </w:tcPr>
            </w:tcPrChange>
          </w:tcPr>
          <w:p w14:paraId="16D069CF" w14:textId="77777777" w:rsidR="005A2A7E" w:rsidRDefault="008E3266">
            <w:pPr>
              <w:pStyle w:val="TableParagraph"/>
              <w:spacing w:line="219" w:lineRule="exact"/>
              <w:ind w:left="106"/>
              <w:jc w:val="left"/>
              <w:rPr>
                <w:sz w:val="20"/>
              </w:rPr>
            </w:pPr>
            <w:r>
              <w:rPr>
                <w:sz w:val="20"/>
              </w:rPr>
              <w:t>KDD</w:t>
            </w:r>
            <w:r>
              <w:rPr>
                <w:spacing w:val="-3"/>
                <w:sz w:val="20"/>
              </w:rPr>
              <w:t xml:space="preserve"> </w:t>
            </w:r>
            <w:r>
              <w:rPr>
                <w:sz w:val="20"/>
              </w:rPr>
              <w:t>CUP</w:t>
            </w:r>
            <w:r>
              <w:rPr>
                <w:spacing w:val="-3"/>
                <w:sz w:val="20"/>
              </w:rPr>
              <w:t xml:space="preserve"> </w:t>
            </w:r>
            <w:r>
              <w:rPr>
                <w:spacing w:val="-5"/>
                <w:sz w:val="20"/>
              </w:rPr>
              <w:t>99,</w:t>
            </w:r>
          </w:p>
          <w:p w14:paraId="5477E2D8" w14:textId="77777777" w:rsidR="005A2A7E" w:rsidRDefault="008E3266">
            <w:pPr>
              <w:pStyle w:val="TableParagraph"/>
              <w:spacing w:line="240" w:lineRule="auto"/>
              <w:ind w:left="106" w:right="136"/>
              <w:jc w:val="left"/>
              <w:rPr>
                <w:sz w:val="20"/>
              </w:rPr>
            </w:pPr>
            <w:r>
              <w:rPr>
                <w:spacing w:val="-2"/>
                <w:sz w:val="20"/>
              </w:rPr>
              <w:t>NSL-KDD,</w:t>
            </w:r>
            <w:r>
              <w:rPr>
                <w:spacing w:val="-11"/>
                <w:sz w:val="20"/>
              </w:rPr>
              <w:t xml:space="preserve"> </w:t>
            </w:r>
            <w:r>
              <w:rPr>
                <w:spacing w:val="-2"/>
                <w:sz w:val="20"/>
              </w:rPr>
              <w:t>MNIST, UNSW-NB15, DREBIN</w:t>
            </w:r>
          </w:p>
        </w:tc>
        <w:tc>
          <w:tcPr>
            <w:tcW w:w="2409" w:type="dxa"/>
            <w:tcPrChange w:id="63" w:author="Dekan" w:date="2025-02-10T02:48:00Z">
              <w:tcPr>
                <w:tcW w:w="1920" w:type="dxa"/>
                <w:gridSpan w:val="2"/>
              </w:tcPr>
            </w:tcPrChange>
          </w:tcPr>
          <w:p w14:paraId="16465E99" w14:textId="77777777" w:rsidR="005A2A7E" w:rsidRDefault="008E3266">
            <w:pPr>
              <w:pStyle w:val="TableParagraph"/>
              <w:spacing w:line="240" w:lineRule="auto"/>
              <w:ind w:left="97" w:right="113"/>
              <w:jc w:val="left"/>
              <w:rPr>
                <w:sz w:val="20"/>
              </w:rPr>
            </w:pPr>
            <w:r>
              <w:rPr>
                <w:sz w:val="20"/>
              </w:rPr>
              <w:t>ML and DL techniques</w:t>
            </w:r>
            <w:r>
              <w:rPr>
                <w:spacing w:val="-13"/>
                <w:sz w:val="20"/>
              </w:rPr>
              <w:t xml:space="preserve"> </w:t>
            </w:r>
            <w:r>
              <w:rPr>
                <w:sz w:val="20"/>
              </w:rPr>
              <w:t xml:space="preserve">(Decision Tree, </w:t>
            </w:r>
            <w:del w:id="64" w:author="Dekan" w:date="2025-02-10T02:24:00Z">
              <w:r w:rsidDel="00F16766">
                <w:rPr>
                  <w:sz w:val="20"/>
                </w:rPr>
                <w:delText>KNN</w:delText>
              </w:r>
            </w:del>
            <w:ins w:id="65" w:author="Dekan" w:date="2025-02-10T02:24:00Z">
              <w:r w:rsidR="00F16766">
                <w:rPr>
                  <w:sz w:val="20"/>
                </w:rPr>
                <w:t>KNN</w:t>
              </w:r>
            </w:ins>
            <w:r>
              <w:rPr>
                <w:sz w:val="20"/>
              </w:rPr>
              <w:t xml:space="preserve">, SVM, </w:t>
            </w:r>
            <w:r>
              <w:rPr>
                <w:spacing w:val="-4"/>
                <w:sz w:val="20"/>
              </w:rPr>
              <w:t>PCA)</w:t>
            </w:r>
          </w:p>
        </w:tc>
        <w:tc>
          <w:tcPr>
            <w:tcW w:w="4151" w:type="dxa"/>
            <w:tcPrChange w:id="66" w:author="Dekan" w:date="2025-02-10T02:48:00Z">
              <w:tcPr>
                <w:tcW w:w="3600" w:type="dxa"/>
              </w:tcPr>
            </w:tcPrChange>
          </w:tcPr>
          <w:p w14:paraId="24A7DD2A" w14:textId="77777777" w:rsidR="005A2A7E" w:rsidRDefault="008E3266">
            <w:pPr>
              <w:pStyle w:val="TableParagraph"/>
              <w:spacing w:line="240" w:lineRule="auto"/>
              <w:ind w:left="97"/>
              <w:jc w:val="left"/>
              <w:rPr>
                <w:sz w:val="20"/>
              </w:rPr>
            </w:pPr>
            <w:r>
              <w:rPr>
                <w:sz w:val="20"/>
              </w:rPr>
              <w:t>This study demonstrated that machine learning</w:t>
            </w:r>
            <w:r>
              <w:rPr>
                <w:spacing w:val="-8"/>
                <w:sz w:val="20"/>
              </w:rPr>
              <w:t xml:space="preserve"> </w:t>
            </w:r>
            <w:r>
              <w:rPr>
                <w:sz w:val="20"/>
              </w:rPr>
              <w:t>and</w:t>
            </w:r>
            <w:r>
              <w:rPr>
                <w:spacing w:val="-8"/>
                <w:sz w:val="20"/>
              </w:rPr>
              <w:t xml:space="preserve"> </w:t>
            </w:r>
            <w:r>
              <w:rPr>
                <w:sz w:val="20"/>
              </w:rPr>
              <w:t>deep</w:t>
            </w:r>
            <w:r>
              <w:rPr>
                <w:spacing w:val="-8"/>
                <w:sz w:val="20"/>
              </w:rPr>
              <w:t xml:space="preserve"> </w:t>
            </w:r>
            <w:r>
              <w:rPr>
                <w:sz w:val="20"/>
              </w:rPr>
              <w:t>learning</w:t>
            </w:r>
            <w:r>
              <w:rPr>
                <w:spacing w:val="-8"/>
                <w:sz w:val="20"/>
              </w:rPr>
              <w:t xml:space="preserve"> </w:t>
            </w:r>
            <w:r>
              <w:rPr>
                <w:sz w:val="20"/>
              </w:rPr>
              <w:t>techniques</w:t>
            </w:r>
            <w:r>
              <w:rPr>
                <w:spacing w:val="-8"/>
                <w:sz w:val="20"/>
              </w:rPr>
              <w:t xml:space="preserve"> </w:t>
            </w:r>
            <w:r>
              <w:rPr>
                <w:sz w:val="20"/>
              </w:rPr>
              <w:t xml:space="preserve">can be effectively used for securing IoT </w:t>
            </w:r>
            <w:r>
              <w:rPr>
                <w:spacing w:val="-2"/>
                <w:sz w:val="20"/>
              </w:rPr>
              <w:t>networks.</w:t>
            </w:r>
          </w:p>
        </w:tc>
      </w:tr>
      <w:tr w:rsidR="005A2A7E" w14:paraId="0FB17DF3" w14:textId="77777777" w:rsidTr="00F42B1D">
        <w:trPr>
          <w:trHeight w:val="680"/>
          <w:trPrChange w:id="67" w:author="Dekan" w:date="2025-02-10T02:48:00Z">
            <w:trPr>
              <w:trHeight w:val="680"/>
            </w:trPr>
          </w:trPrChange>
        </w:trPr>
        <w:tc>
          <w:tcPr>
            <w:tcW w:w="515" w:type="dxa"/>
            <w:tcPrChange w:id="68" w:author="Dekan" w:date="2025-02-10T02:48:00Z">
              <w:tcPr>
                <w:tcW w:w="1640" w:type="dxa"/>
                <w:gridSpan w:val="2"/>
              </w:tcPr>
            </w:tcPrChange>
          </w:tcPr>
          <w:p w14:paraId="5DDAF065" w14:textId="77777777" w:rsidR="005A2A7E" w:rsidRDefault="008E3266">
            <w:pPr>
              <w:pStyle w:val="TableParagraph"/>
              <w:spacing w:line="219" w:lineRule="exact"/>
              <w:ind w:left="96"/>
              <w:jc w:val="left"/>
              <w:rPr>
                <w:sz w:val="20"/>
              </w:rPr>
            </w:pPr>
            <w:r>
              <w:rPr>
                <w:spacing w:val="-5"/>
                <w:sz w:val="20"/>
              </w:rPr>
              <w:t>[7]</w:t>
            </w:r>
          </w:p>
        </w:tc>
        <w:tc>
          <w:tcPr>
            <w:tcW w:w="1985" w:type="dxa"/>
            <w:tcPrChange w:id="69" w:author="Dekan" w:date="2025-02-10T02:48:00Z">
              <w:tcPr>
                <w:tcW w:w="1900" w:type="dxa"/>
                <w:gridSpan w:val="2"/>
              </w:tcPr>
            </w:tcPrChange>
          </w:tcPr>
          <w:p w14:paraId="334542B6" w14:textId="77777777" w:rsidR="005A2A7E" w:rsidRDefault="008E3266">
            <w:pPr>
              <w:pStyle w:val="TableParagraph"/>
              <w:spacing w:line="240" w:lineRule="auto"/>
              <w:ind w:left="106" w:right="149"/>
              <w:jc w:val="left"/>
              <w:rPr>
                <w:sz w:val="20"/>
              </w:rPr>
            </w:pPr>
            <w:r>
              <w:rPr>
                <w:spacing w:val="-2"/>
                <w:sz w:val="20"/>
              </w:rPr>
              <w:t>CIC-IDS-2017, CSE-CIC-IDS-2018</w:t>
            </w:r>
          </w:p>
        </w:tc>
        <w:tc>
          <w:tcPr>
            <w:tcW w:w="2409" w:type="dxa"/>
            <w:tcPrChange w:id="70" w:author="Dekan" w:date="2025-02-10T02:48:00Z">
              <w:tcPr>
                <w:tcW w:w="1920" w:type="dxa"/>
                <w:gridSpan w:val="2"/>
              </w:tcPr>
            </w:tcPrChange>
          </w:tcPr>
          <w:p w14:paraId="031D08CD" w14:textId="77777777" w:rsidR="005A2A7E" w:rsidRDefault="008E3266">
            <w:pPr>
              <w:pStyle w:val="TableParagraph"/>
              <w:spacing w:line="240" w:lineRule="auto"/>
              <w:ind w:left="97" w:right="246"/>
              <w:jc w:val="left"/>
              <w:rPr>
                <w:sz w:val="20"/>
              </w:rPr>
            </w:pPr>
            <w:r>
              <w:rPr>
                <w:sz w:val="20"/>
              </w:rPr>
              <w:t>ML</w:t>
            </w:r>
            <w:r>
              <w:rPr>
                <w:spacing w:val="-13"/>
                <w:sz w:val="20"/>
              </w:rPr>
              <w:t xml:space="preserve"> </w:t>
            </w:r>
            <w:r>
              <w:rPr>
                <w:sz w:val="20"/>
              </w:rPr>
              <w:t>and</w:t>
            </w:r>
            <w:r>
              <w:rPr>
                <w:spacing w:val="-12"/>
                <w:sz w:val="20"/>
              </w:rPr>
              <w:t xml:space="preserve"> </w:t>
            </w:r>
            <w:r>
              <w:rPr>
                <w:sz w:val="20"/>
              </w:rPr>
              <w:t xml:space="preserve">DM </w:t>
            </w:r>
            <w:r>
              <w:rPr>
                <w:spacing w:val="-2"/>
                <w:sz w:val="20"/>
              </w:rPr>
              <w:t>techniques</w:t>
            </w:r>
          </w:p>
        </w:tc>
        <w:tc>
          <w:tcPr>
            <w:tcW w:w="4151" w:type="dxa"/>
            <w:tcPrChange w:id="71" w:author="Dekan" w:date="2025-02-10T02:48:00Z">
              <w:tcPr>
                <w:tcW w:w="3600" w:type="dxa"/>
              </w:tcPr>
            </w:tcPrChange>
          </w:tcPr>
          <w:p w14:paraId="0BE75B4B" w14:textId="77777777" w:rsidR="005A2A7E" w:rsidRDefault="008E3266">
            <w:pPr>
              <w:pStyle w:val="TableParagraph"/>
              <w:spacing w:line="240" w:lineRule="auto"/>
              <w:ind w:left="97"/>
              <w:jc w:val="left"/>
              <w:rPr>
                <w:sz w:val="20"/>
              </w:rPr>
            </w:pPr>
            <w:r>
              <w:rPr>
                <w:sz w:val="20"/>
              </w:rPr>
              <w:t>The</w:t>
            </w:r>
            <w:r>
              <w:rPr>
                <w:spacing w:val="-10"/>
                <w:sz w:val="20"/>
              </w:rPr>
              <w:t xml:space="preserve"> </w:t>
            </w:r>
            <w:r>
              <w:rPr>
                <w:sz w:val="20"/>
              </w:rPr>
              <w:t>study</w:t>
            </w:r>
            <w:r>
              <w:rPr>
                <w:spacing w:val="-10"/>
                <w:sz w:val="20"/>
              </w:rPr>
              <w:t xml:space="preserve"> </w:t>
            </w:r>
            <w:r>
              <w:rPr>
                <w:sz w:val="20"/>
              </w:rPr>
              <w:t>provides</w:t>
            </w:r>
            <w:r>
              <w:rPr>
                <w:spacing w:val="-10"/>
                <w:sz w:val="20"/>
              </w:rPr>
              <w:t xml:space="preserve"> </w:t>
            </w:r>
            <w:r>
              <w:rPr>
                <w:sz w:val="20"/>
              </w:rPr>
              <w:t>a</w:t>
            </w:r>
            <w:r>
              <w:rPr>
                <w:spacing w:val="-10"/>
                <w:sz w:val="20"/>
              </w:rPr>
              <w:t xml:space="preserve"> </w:t>
            </w:r>
            <w:r>
              <w:rPr>
                <w:sz w:val="20"/>
              </w:rPr>
              <w:t>comprehensive analysis of IDS datasets capable of</w:t>
            </w:r>
          </w:p>
          <w:p w14:paraId="45A61647" w14:textId="77777777" w:rsidR="005A2A7E" w:rsidRDefault="008E3266">
            <w:pPr>
              <w:pStyle w:val="TableParagraph"/>
              <w:spacing w:line="211" w:lineRule="exact"/>
              <w:ind w:left="97"/>
              <w:jc w:val="left"/>
              <w:rPr>
                <w:sz w:val="20"/>
              </w:rPr>
            </w:pPr>
            <w:r>
              <w:rPr>
                <w:sz w:val="20"/>
              </w:rPr>
              <w:t>detecting</w:t>
            </w:r>
            <w:r>
              <w:rPr>
                <w:spacing w:val="-8"/>
                <w:sz w:val="20"/>
              </w:rPr>
              <w:t xml:space="preserve"> </w:t>
            </w:r>
            <w:r>
              <w:rPr>
                <w:sz w:val="20"/>
              </w:rPr>
              <w:t>modern</w:t>
            </w:r>
            <w:r>
              <w:rPr>
                <w:spacing w:val="-7"/>
                <w:sz w:val="20"/>
              </w:rPr>
              <w:t xml:space="preserve"> </w:t>
            </w:r>
            <w:r>
              <w:rPr>
                <w:spacing w:val="-2"/>
                <w:sz w:val="20"/>
              </w:rPr>
              <w:t>attacks.</w:t>
            </w:r>
          </w:p>
        </w:tc>
      </w:tr>
      <w:tr w:rsidR="005A2A7E" w14:paraId="5E6B62F4" w14:textId="77777777" w:rsidTr="00F42B1D">
        <w:trPr>
          <w:trHeight w:val="807"/>
          <w:trPrChange w:id="72" w:author="Dekan" w:date="2025-02-10T02:48:00Z">
            <w:trPr>
              <w:trHeight w:val="1139"/>
            </w:trPr>
          </w:trPrChange>
        </w:trPr>
        <w:tc>
          <w:tcPr>
            <w:tcW w:w="515" w:type="dxa"/>
            <w:tcPrChange w:id="73" w:author="Dekan" w:date="2025-02-10T02:48:00Z">
              <w:tcPr>
                <w:tcW w:w="1640" w:type="dxa"/>
                <w:gridSpan w:val="2"/>
              </w:tcPr>
            </w:tcPrChange>
          </w:tcPr>
          <w:p w14:paraId="27398781" w14:textId="77777777" w:rsidR="005A2A7E" w:rsidRDefault="008E3266">
            <w:pPr>
              <w:pStyle w:val="TableParagraph"/>
              <w:spacing w:line="224" w:lineRule="exact"/>
              <w:ind w:left="96"/>
              <w:jc w:val="left"/>
              <w:rPr>
                <w:sz w:val="20"/>
              </w:rPr>
            </w:pPr>
            <w:r>
              <w:rPr>
                <w:spacing w:val="-4"/>
                <w:sz w:val="20"/>
              </w:rPr>
              <w:t>[10]</w:t>
            </w:r>
          </w:p>
        </w:tc>
        <w:tc>
          <w:tcPr>
            <w:tcW w:w="1985" w:type="dxa"/>
            <w:tcPrChange w:id="74" w:author="Dekan" w:date="2025-02-10T02:48:00Z">
              <w:tcPr>
                <w:tcW w:w="1900" w:type="dxa"/>
                <w:gridSpan w:val="2"/>
              </w:tcPr>
            </w:tcPrChange>
          </w:tcPr>
          <w:p w14:paraId="65102A7D" w14:textId="77777777" w:rsidR="005A2A7E" w:rsidRDefault="008E3266">
            <w:pPr>
              <w:pStyle w:val="TableParagraph"/>
              <w:spacing w:line="224" w:lineRule="exact"/>
              <w:ind w:left="106"/>
              <w:jc w:val="left"/>
              <w:rPr>
                <w:sz w:val="20"/>
              </w:rPr>
            </w:pPr>
            <w:r>
              <w:rPr>
                <w:sz w:val="20"/>
              </w:rPr>
              <w:t>34</w:t>
            </w:r>
            <w:r>
              <w:rPr>
                <w:spacing w:val="-7"/>
                <w:sz w:val="20"/>
              </w:rPr>
              <w:t xml:space="preserve"> </w:t>
            </w:r>
            <w:r>
              <w:rPr>
                <w:sz w:val="20"/>
              </w:rPr>
              <w:t>different</w:t>
            </w:r>
            <w:r>
              <w:rPr>
                <w:spacing w:val="-7"/>
                <w:sz w:val="20"/>
              </w:rPr>
              <w:t xml:space="preserve"> </w:t>
            </w:r>
            <w:r>
              <w:rPr>
                <w:spacing w:val="-2"/>
                <w:sz w:val="20"/>
              </w:rPr>
              <w:t>datasets</w:t>
            </w:r>
          </w:p>
        </w:tc>
        <w:tc>
          <w:tcPr>
            <w:tcW w:w="2409" w:type="dxa"/>
            <w:tcPrChange w:id="75" w:author="Dekan" w:date="2025-02-10T02:48:00Z">
              <w:tcPr>
                <w:tcW w:w="1920" w:type="dxa"/>
                <w:gridSpan w:val="2"/>
              </w:tcPr>
            </w:tcPrChange>
          </w:tcPr>
          <w:p w14:paraId="383AFA51" w14:textId="77777777" w:rsidR="005A2A7E" w:rsidRDefault="008E3266">
            <w:pPr>
              <w:pStyle w:val="TableParagraph"/>
              <w:spacing w:line="240" w:lineRule="auto"/>
              <w:ind w:left="97"/>
              <w:jc w:val="left"/>
              <w:rPr>
                <w:sz w:val="20"/>
              </w:rPr>
            </w:pPr>
            <w:r>
              <w:rPr>
                <w:sz w:val="20"/>
              </w:rPr>
              <w:t>Analysis</w:t>
            </w:r>
            <w:r>
              <w:rPr>
                <w:spacing w:val="-13"/>
                <w:sz w:val="20"/>
              </w:rPr>
              <w:t xml:space="preserve"> </w:t>
            </w:r>
            <w:r>
              <w:rPr>
                <w:sz w:val="20"/>
              </w:rPr>
              <w:t>of</w:t>
            </w:r>
            <w:r>
              <w:rPr>
                <w:spacing w:val="-12"/>
                <w:sz w:val="20"/>
              </w:rPr>
              <w:t xml:space="preserve"> </w:t>
            </w:r>
            <w:r>
              <w:rPr>
                <w:sz w:val="20"/>
              </w:rPr>
              <w:t>various network datasets</w:t>
            </w:r>
          </w:p>
        </w:tc>
        <w:tc>
          <w:tcPr>
            <w:tcW w:w="4151" w:type="dxa"/>
            <w:tcPrChange w:id="76" w:author="Dekan" w:date="2025-02-10T02:48:00Z">
              <w:tcPr>
                <w:tcW w:w="3600" w:type="dxa"/>
              </w:tcPr>
            </w:tcPrChange>
          </w:tcPr>
          <w:p w14:paraId="49A1C766" w14:textId="77777777" w:rsidR="005A2A7E" w:rsidRDefault="008E3266">
            <w:pPr>
              <w:pStyle w:val="TableParagraph"/>
              <w:spacing w:line="240" w:lineRule="auto"/>
              <w:ind w:left="97" w:right="115"/>
              <w:jc w:val="left"/>
              <w:rPr>
                <w:sz w:val="20"/>
              </w:rPr>
            </w:pPr>
            <w:r>
              <w:rPr>
                <w:sz w:val="20"/>
              </w:rPr>
              <w:t>This</w:t>
            </w:r>
            <w:r>
              <w:rPr>
                <w:spacing w:val="-8"/>
                <w:sz w:val="20"/>
              </w:rPr>
              <w:t xml:space="preserve"> </w:t>
            </w:r>
            <w:r>
              <w:rPr>
                <w:sz w:val="20"/>
              </w:rPr>
              <w:t>study</w:t>
            </w:r>
            <w:r>
              <w:rPr>
                <w:spacing w:val="-8"/>
                <w:sz w:val="20"/>
              </w:rPr>
              <w:t xml:space="preserve"> </w:t>
            </w:r>
            <w:r>
              <w:rPr>
                <w:sz w:val="20"/>
              </w:rPr>
              <w:t>assists</w:t>
            </w:r>
            <w:r>
              <w:rPr>
                <w:spacing w:val="-8"/>
                <w:sz w:val="20"/>
              </w:rPr>
              <w:t xml:space="preserve"> </w:t>
            </w:r>
            <w:r>
              <w:rPr>
                <w:sz w:val="20"/>
              </w:rPr>
              <w:t>researchers</w:t>
            </w:r>
            <w:r>
              <w:rPr>
                <w:spacing w:val="-8"/>
                <w:sz w:val="20"/>
              </w:rPr>
              <w:t xml:space="preserve"> </w:t>
            </w:r>
            <w:r>
              <w:rPr>
                <w:sz w:val="20"/>
              </w:rPr>
              <w:t>in</w:t>
            </w:r>
            <w:r>
              <w:rPr>
                <w:spacing w:val="-8"/>
                <w:sz w:val="20"/>
              </w:rPr>
              <w:t xml:space="preserve"> </w:t>
            </w:r>
            <w:r>
              <w:rPr>
                <w:sz w:val="20"/>
              </w:rPr>
              <w:t>selecting appropriate datasets by thoroughly analyzing dataset characteristics and attack scenarios.</w:t>
            </w:r>
          </w:p>
        </w:tc>
      </w:tr>
      <w:tr w:rsidR="005A2A7E" w14:paraId="37D8B5AB" w14:textId="77777777" w:rsidTr="00F42B1D">
        <w:trPr>
          <w:trHeight w:val="780"/>
          <w:trPrChange w:id="77" w:author="Dekan" w:date="2025-02-10T02:48:00Z">
            <w:trPr>
              <w:trHeight w:val="1220"/>
            </w:trPr>
          </w:trPrChange>
        </w:trPr>
        <w:tc>
          <w:tcPr>
            <w:tcW w:w="515" w:type="dxa"/>
            <w:tcPrChange w:id="78" w:author="Dekan" w:date="2025-02-10T02:48:00Z">
              <w:tcPr>
                <w:tcW w:w="1640" w:type="dxa"/>
                <w:gridSpan w:val="2"/>
              </w:tcPr>
            </w:tcPrChange>
          </w:tcPr>
          <w:p w14:paraId="58C00EBE" w14:textId="77777777" w:rsidR="005A2A7E" w:rsidRDefault="008E3266">
            <w:pPr>
              <w:pStyle w:val="TableParagraph"/>
              <w:spacing w:before="4" w:line="240" w:lineRule="auto"/>
              <w:ind w:left="96"/>
              <w:jc w:val="left"/>
              <w:rPr>
                <w:sz w:val="20"/>
              </w:rPr>
            </w:pPr>
            <w:r>
              <w:rPr>
                <w:spacing w:val="-4"/>
                <w:sz w:val="20"/>
              </w:rPr>
              <w:t>[11]</w:t>
            </w:r>
          </w:p>
        </w:tc>
        <w:tc>
          <w:tcPr>
            <w:tcW w:w="1985" w:type="dxa"/>
            <w:tcPrChange w:id="79" w:author="Dekan" w:date="2025-02-10T02:48:00Z">
              <w:tcPr>
                <w:tcW w:w="1900" w:type="dxa"/>
                <w:gridSpan w:val="2"/>
              </w:tcPr>
            </w:tcPrChange>
          </w:tcPr>
          <w:p w14:paraId="5B0282A3" w14:textId="77777777" w:rsidR="005A2A7E" w:rsidRDefault="008E3266">
            <w:pPr>
              <w:pStyle w:val="TableParagraph"/>
              <w:spacing w:before="4" w:line="240" w:lineRule="auto"/>
              <w:ind w:left="106"/>
              <w:jc w:val="left"/>
              <w:rPr>
                <w:sz w:val="20"/>
              </w:rPr>
            </w:pPr>
            <w:r>
              <w:rPr>
                <w:sz w:val="20"/>
              </w:rPr>
              <w:t>KDD99,</w:t>
            </w:r>
            <w:r>
              <w:rPr>
                <w:spacing w:val="-10"/>
                <w:sz w:val="20"/>
              </w:rPr>
              <w:t xml:space="preserve"> </w:t>
            </w:r>
            <w:r>
              <w:rPr>
                <w:sz w:val="20"/>
              </w:rPr>
              <w:t>NSL-</w:t>
            </w:r>
            <w:r>
              <w:rPr>
                <w:spacing w:val="-5"/>
                <w:sz w:val="20"/>
              </w:rPr>
              <w:t>KDD</w:t>
            </w:r>
          </w:p>
        </w:tc>
        <w:tc>
          <w:tcPr>
            <w:tcW w:w="2409" w:type="dxa"/>
            <w:tcPrChange w:id="80" w:author="Dekan" w:date="2025-02-10T02:48:00Z">
              <w:tcPr>
                <w:tcW w:w="1920" w:type="dxa"/>
                <w:gridSpan w:val="2"/>
              </w:tcPr>
            </w:tcPrChange>
          </w:tcPr>
          <w:p w14:paraId="0A5A8B79" w14:textId="77777777" w:rsidR="005A2A7E" w:rsidRDefault="008E3266">
            <w:pPr>
              <w:pStyle w:val="TableParagraph"/>
              <w:spacing w:before="4" w:line="240" w:lineRule="auto"/>
              <w:ind w:left="97" w:right="563"/>
              <w:jc w:val="left"/>
              <w:rPr>
                <w:sz w:val="20"/>
              </w:rPr>
            </w:pPr>
            <w:r>
              <w:rPr>
                <w:sz w:val="20"/>
              </w:rPr>
              <w:t>J48graft,</w:t>
            </w:r>
            <w:r>
              <w:rPr>
                <w:spacing w:val="-13"/>
                <w:sz w:val="20"/>
              </w:rPr>
              <w:t xml:space="preserve"> </w:t>
            </w:r>
            <w:r>
              <w:rPr>
                <w:sz w:val="20"/>
              </w:rPr>
              <w:t xml:space="preserve">Naive </w:t>
            </w:r>
            <w:r>
              <w:rPr>
                <w:spacing w:val="-2"/>
                <w:sz w:val="20"/>
              </w:rPr>
              <w:t>Bayes</w:t>
            </w:r>
          </w:p>
        </w:tc>
        <w:tc>
          <w:tcPr>
            <w:tcW w:w="4151" w:type="dxa"/>
            <w:tcPrChange w:id="81" w:author="Dekan" w:date="2025-02-10T02:48:00Z">
              <w:tcPr>
                <w:tcW w:w="3600" w:type="dxa"/>
              </w:tcPr>
            </w:tcPrChange>
          </w:tcPr>
          <w:p w14:paraId="4EA555C8" w14:textId="77777777" w:rsidR="005A2A7E" w:rsidRDefault="008E3266">
            <w:pPr>
              <w:pStyle w:val="TableParagraph"/>
              <w:spacing w:before="4" w:line="240" w:lineRule="auto"/>
              <w:ind w:left="97"/>
              <w:jc w:val="left"/>
              <w:rPr>
                <w:sz w:val="20"/>
              </w:rPr>
            </w:pPr>
            <w:r>
              <w:rPr>
                <w:sz w:val="20"/>
              </w:rPr>
              <w:t>This study contributed to the literature by analyzing</w:t>
            </w:r>
            <w:r>
              <w:rPr>
                <w:spacing w:val="-9"/>
                <w:sz w:val="20"/>
              </w:rPr>
              <w:t xml:space="preserve"> </w:t>
            </w:r>
            <w:r>
              <w:rPr>
                <w:sz w:val="20"/>
              </w:rPr>
              <w:t>the</w:t>
            </w:r>
            <w:r>
              <w:rPr>
                <w:spacing w:val="-9"/>
                <w:sz w:val="20"/>
              </w:rPr>
              <w:t xml:space="preserve"> </w:t>
            </w:r>
            <w:r>
              <w:rPr>
                <w:sz w:val="20"/>
              </w:rPr>
              <w:t>effectiveness</w:t>
            </w:r>
            <w:r>
              <w:rPr>
                <w:spacing w:val="-9"/>
                <w:sz w:val="20"/>
              </w:rPr>
              <w:t xml:space="preserve"> </w:t>
            </w:r>
            <w:r>
              <w:rPr>
                <w:sz w:val="20"/>
              </w:rPr>
              <w:t>of</w:t>
            </w:r>
            <w:r>
              <w:rPr>
                <w:spacing w:val="-9"/>
                <w:sz w:val="20"/>
              </w:rPr>
              <w:t xml:space="preserve"> </w:t>
            </w:r>
            <w:r>
              <w:rPr>
                <w:sz w:val="20"/>
              </w:rPr>
              <w:t>the</w:t>
            </w:r>
            <w:r>
              <w:rPr>
                <w:spacing w:val="-9"/>
                <w:sz w:val="20"/>
              </w:rPr>
              <w:t xml:space="preserve"> </w:t>
            </w:r>
            <w:r>
              <w:rPr>
                <w:sz w:val="20"/>
              </w:rPr>
              <w:t xml:space="preserve">J48graft algorithm in detecting network traffic </w:t>
            </w:r>
            <w:r>
              <w:rPr>
                <w:spacing w:val="-2"/>
                <w:sz w:val="20"/>
              </w:rPr>
              <w:t>attacks.</w:t>
            </w:r>
          </w:p>
        </w:tc>
      </w:tr>
      <w:tr w:rsidR="005A2A7E" w14:paraId="27B2F9DE" w14:textId="77777777" w:rsidTr="00F42B1D">
        <w:trPr>
          <w:trHeight w:val="939"/>
          <w:trPrChange w:id="82" w:author="Dekan" w:date="2025-02-10T02:48:00Z">
            <w:trPr>
              <w:trHeight w:val="939"/>
            </w:trPr>
          </w:trPrChange>
        </w:trPr>
        <w:tc>
          <w:tcPr>
            <w:tcW w:w="515" w:type="dxa"/>
            <w:tcPrChange w:id="83" w:author="Dekan" w:date="2025-02-10T02:48:00Z">
              <w:tcPr>
                <w:tcW w:w="1640" w:type="dxa"/>
                <w:gridSpan w:val="2"/>
              </w:tcPr>
            </w:tcPrChange>
          </w:tcPr>
          <w:p w14:paraId="0FBE3D10" w14:textId="77777777" w:rsidR="005A2A7E" w:rsidRDefault="008E3266">
            <w:pPr>
              <w:pStyle w:val="TableParagraph"/>
              <w:spacing w:line="224" w:lineRule="exact"/>
              <w:ind w:left="96"/>
              <w:jc w:val="left"/>
              <w:rPr>
                <w:sz w:val="20"/>
              </w:rPr>
            </w:pPr>
            <w:r>
              <w:rPr>
                <w:spacing w:val="-4"/>
                <w:sz w:val="20"/>
              </w:rPr>
              <w:t>[12]</w:t>
            </w:r>
          </w:p>
        </w:tc>
        <w:tc>
          <w:tcPr>
            <w:tcW w:w="1985" w:type="dxa"/>
            <w:tcPrChange w:id="84" w:author="Dekan" w:date="2025-02-10T02:48:00Z">
              <w:tcPr>
                <w:tcW w:w="1900" w:type="dxa"/>
                <w:gridSpan w:val="2"/>
              </w:tcPr>
            </w:tcPrChange>
          </w:tcPr>
          <w:p w14:paraId="10393D6C" w14:textId="77777777" w:rsidR="005A2A7E" w:rsidRDefault="008E3266">
            <w:pPr>
              <w:pStyle w:val="TableParagraph"/>
              <w:spacing w:line="224" w:lineRule="exact"/>
              <w:ind w:left="106"/>
              <w:jc w:val="left"/>
              <w:rPr>
                <w:sz w:val="20"/>
              </w:rPr>
            </w:pPr>
            <w:r>
              <w:rPr>
                <w:spacing w:val="-5"/>
                <w:sz w:val="20"/>
              </w:rPr>
              <w:t>UNSW-</w:t>
            </w:r>
            <w:r>
              <w:rPr>
                <w:spacing w:val="-4"/>
                <w:sz w:val="20"/>
              </w:rPr>
              <w:t>NB15</w:t>
            </w:r>
          </w:p>
        </w:tc>
        <w:tc>
          <w:tcPr>
            <w:tcW w:w="2409" w:type="dxa"/>
            <w:tcPrChange w:id="85" w:author="Dekan" w:date="2025-02-10T02:48:00Z">
              <w:tcPr>
                <w:tcW w:w="1920" w:type="dxa"/>
                <w:gridSpan w:val="2"/>
              </w:tcPr>
            </w:tcPrChange>
          </w:tcPr>
          <w:p w14:paraId="7EF60AF5" w14:textId="77777777" w:rsidR="005A2A7E" w:rsidRDefault="008E3266">
            <w:pPr>
              <w:pStyle w:val="TableParagraph"/>
              <w:spacing w:line="240" w:lineRule="auto"/>
              <w:ind w:left="97" w:right="113"/>
              <w:jc w:val="left"/>
              <w:rPr>
                <w:sz w:val="20"/>
              </w:rPr>
            </w:pPr>
            <w:r>
              <w:rPr>
                <w:sz w:val="20"/>
              </w:rPr>
              <w:t>Feature selection with</w:t>
            </w:r>
            <w:r>
              <w:rPr>
                <w:spacing w:val="-13"/>
                <w:sz w:val="20"/>
              </w:rPr>
              <w:t xml:space="preserve"> </w:t>
            </w:r>
            <w:r>
              <w:rPr>
                <w:sz w:val="20"/>
              </w:rPr>
              <w:t>XGBoost,</w:t>
            </w:r>
            <w:r>
              <w:rPr>
                <w:spacing w:val="-12"/>
                <w:sz w:val="20"/>
              </w:rPr>
              <w:t xml:space="preserve"> </w:t>
            </w:r>
            <w:r>
              <w:rPr>
                <w:sz w:val="20"/>
              </w:rPr>
              <w:t xml:space="preserve">ML techniques (SVM, </w:t>
            </w:r>
            <w:del w:id="86" w:author="Dekan" w:date="2025-02-10T02:24:00Z">
              <w:r w:rsidDel="00F16766">
                <w:rPr>
                  <w:sz w:val="20"/>
                </w:rPr>
                <w:delText>kNN</w:delText>
              </w:r>
            </w:del>
            <w:ins w:id="87" w:author="Dekan" w:date="2025-02-10T02:24:00Z">
              <w:r w:rsidR="00F16766">
                <w:rPr>
                  <w:sz w:val="20"/>
                </w:rPr>
                <w:t>KNN</w:t>
              </w:r>
            </w:ins>
            <w:r>
              <w:rPr>
                <w:sz w:val="20"/>
              </w:rPr>
              <w:t>, DT)</w:t>
            </w:r>
          </w:p>
        </w:tc>
        <w:tc>
          <w:tcPr>
            <w:tcW w:w="4151" w:type="dxa"/>
            <w:tcPrChange w:id="88" w:author="Dekan" w:date="2025-02-10T02:48:00Z">
              <w:tcPr>
                <w:tcW w:w="3600" w:type="dxa"/>
              </w:tcPr>
            </w:tcPrChange>
          </w:tcPr>
          <w:p w14:paraId="400F5815" w14:textId="77777777" w:rsidR="005A2A7E" w:rsidRDefault="008E3266">
            <w:pPr>
              <w:pStyle w:val="TableParagraph"/>
              <w:spacing w:line="240" w:lineRule="auto"/>
              <w:ind w:left="97" w:right="115"/>
              <w:jc w:val="left"/>
              <w:rPr>
                <w:sz w:val="20"/>
              </w:rPr>
            </w:pPr>
            <w:r>
              <w:rPr>
                <w:sz w:val="20"/>
              </w:rPr>
              <w:t>The study demonstrated that ML-based IDS performance can be improved through</w:t>
            </w:r>
            <w:r>
              <w:rPr>
                <w:spacing w:val="-13"/>
                <w:sz w:val="20"/>
              </w:rPr>
              <w:t xml:space="preserve"> </w:t>
            </w:r>
            <w:r>
              <w:rPr>
                <w:sz w:val="20"/>
              </w:rPr>
              <w:t>XGBoost-based</w:t>
            </w:r>
            <w:r>
              <w:rPr>
                <w:spacing w:val="-12"/>
                <w:sz w:val="20"/>
              </w:rPr>
              <w:t xml:space="preserve"> </w:t>
            </w:r>
            <w:r>
              <w:rPr>
                <w:sz w:val="20"/>
              </w:rPr>
              <w:t>feature</w:t>
            </w:r>
            <w:r>
              <w:rPr>
                <w:spacing w:val="-13"/>
                <w:sz w:val="20"/>
              </w:rPr>
              <w:t xml:space="preserve"> </w:t>
            </w:r>
            <w:r>
              <w:rPr>
                <w:sz w:val="20"/>
              </w:rPr>
              <w:t>selection.</w:t>
            </w:r>
          </w:p>
        </w:tc>
      </w:tr>
    </w:tbl>
    <w:p w14:paraId="18288421" w14:textId="77777777" w:rsidR="005A2A7E" w:rsidRDefault="005A2A7E">
      <w:pPr>
        <w:pStyle w:val="TableParagraph"/>
        <w:spacing w:line="240" w:lineRule="auto"/>
        <w:jc w:val="left"/>
        <w:rPr>
          <w:sz w:val="20"/>
        </w:rPr>
        <w:sectPr w:rsidR="005A2A7E">
          <w:pgSz w:w="11920" w:h="16840"/>
          <w:pgMar w:top="1380" w:right="1275" w:bottom="1505" w:left="1275" w:header="720" w:footer="720" w:gutter="0"/>
          <w:cols w:space="720"/>
        </w:sectPr>
      </w:pPr>
    </w:p>
    <w:tbl>
      <w:tblPr>
        <w:tblStyle w:val="TableNormal"/>
        <w:tblW w:w="0" w:type="auto"/>
        <w:tblInd w:w="2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Change w:id="89" w:author="Dekan" w:date="2025-02-10T02:49:00Z">
          <w:tblPr>
            <w:tblStyle w:val="TableNormal"/>
            <w:tblW w:w="0" w:type="auto"/>
            <w:tblInd w:w="2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PrChange>
      </w:tblPr>
      <w:tblGrid>
        <w:gridCol w:w="515"/>
        <w:gridCol w:w="1985"/>
        <w:gridCol w:w="2409"/>
        <w:gridCol w:w="4151"/>
        <w:tblGridChange w:id="90">
          <w:tblGrid>
            <w:gridCol w:w="515"/>
            <w:gridCol w:w="1125"/>
            <w:gridCol w:w="860"/>
            <w:gridCol w:w="1040"/>
            <w:gridCol w:w="1369"/>
            <w:gridCol w:w="551"/>
            <w:gridCol w:w="3600"/>
          </w:tblGrid>
        </w:tblGridChange>
      </w:tblGrid>
      <w:tr w:rsidR="005A2A7E" w14:paraId="095197C8" w14:textId="77777777" w:rsidTr="00F42B1D">
        <w:trPr>
          <w:trHeight w:val="722"/>
          <w:trPrChange w:id="91" w:author="Dekan" w:date="2025-02-10T02:49:00Z">
            <w:trPr>
              <w:trHeight w:val="1259"/>
            </w:trPr>
          </w:trPrChange>
        </w:trPr>
        <w:tc>
          <w:tcPr>
            <w:tcW w:w="515" w:type="dxa"/>
            <w:tcPrChange w:id="92" w:author="Dekan" w:date="2025-02-10T02:49:00Z">
              <w:tcPr>
                <w:tcW w:w="1640" w:type="dxa"/>
                <w:gridSpan w:val="2"/>
              </w:tcPr>
            </w:tcPrChange>
          </w:tcPr>
          <w:p w14:paraId="6561AE98" w14:textId="77777777" w:rsidR="005A2A7E" w:rsidRDefault="008E3266">
            <w:pPr>
              <w:pStyle w:val="TableParagraph"/>
              <w:spacing w:line="225" w:lineRule="exact"/>
              <w:ind w:left="96"/>
              <w:jc w:val="left"/>
              <w:rPr>
                <w:sz w:val="20"/>
              </w:rPr>
            </w:pPr>
            <w:r>
              <w:rPr>
                <w:spacing w:val="-4"/>
                <w:sz w:val="20"/>
              </w:rPr>
              <w:t>[13]</w:t>
            </w:r>
          </w:p>
        </w:tc>
        <w:tc>
          <w:tcPr>
            <w:tcW w:w="1985" w:type="dxa"/>
            <w:tcPrChange w:id="93" w:author="Dekan" w:date="2025-02-10T02:49:00Z">
              <w:tcPr>
                <w:tcW w:w="1900" w:type="dxa"/>
                <w:gridSpan w:val="2"/>
              </w:tcPr>
            </w:tcPrChange>
          </w:tcPr>
          <w:p w14:paraId="6F73D76E" w14:textId="77777777" w:rsidR="005A2A7E" w:rsidRDefault="008E3266">
            <w:pPr>
              <w:pStyle w:val="TableParagraph"/>
              <w:spacing w:line="240" w:lineRule="auto"/>
              <w:ind w:left="106" w:right="649"/>
              <w:jc w:val="left"/>
              <w:rPr>
                <w:sz w:val="20"/>
              </w:rPr>
            </w:pPr>
            <w:r>
              <w:rPr>
                <w:spacing w:val="-2"/>
                <w:sz w:val="20"/>
              </w:rPr>
              <w:t xml:space="preserve">NSL-KDD, </w:t>
            </w:r>
            <w:r>
              <w:rPr>
                <w:spacing w:val="-4"/>
                <w:sz w:val="20"/>
              </w:rPr>
              <w:t>UNSW-NB15</w:t>
            </w:r>
          </w:p>
        </w:tc>
        <w:tc>
          <w:tcPr>
            <w:tcW w:w="2409" w:type="dxa"/>
            <w:tcPrChange w:id="94" w:author="Dekan" w:date="2025-02-10T02:49:00Z">
              <w:tcPr>
                <w:tcW w:w="1920" w:type="dxa"/>
                <w:gridSpan w:val="2"/>
              </w:tcPr>
            </w:tcPrChange>
          </w:tcPr>
          <w:p w14:paraId="4A1C8B79" w14:textId="77777777" w:rsidR="005A2A7E" w:rsidRDefault="008E3266">
            <w:pPr>
              <w:pStyle w:val="TableParagraph"/>
              <w:spacing w:line="240" w:lineRule="auto"/>
              <w:ind w:left="97" w:right="524"/>
              <w:jc w:val="left"/>
              <w:rPr>
                <w:sz w:val="20"/>
              </w:rPr>
            </w:pPr>
            <w:r>
              <w:rPr>
                <w:sz w:val="20"/>
              </w:rPr>
              <w:t>RF,</w:t>
            </w:r>
            <w:r>
              <w:rPr>
                <w:spacing w:val="-13"/>
                <w:sz w:val="20"/>
              </w:rPr>
              <w:t xml:space="preserve"> </w:t>
            </w:r>
            <w:r>
              <w:rPr>
                <w:sz w:val="20"/>
              </w:rPr>
              <w:t>LSTM,</w:t>
            </w:r>
            <w:r>
              <w:rPr>
                <w:spacing w:val="-12"/>
                <w:sz w:val="20"/>
              </w:rPr>
              <w:t xml:space="preserve"> </w:t>
            </w:r>
            <w:r>
              <w:rPr>
                <w:sz w:val="20"/>
              </w:rPr>
              <w:t xml:space="preserve">LR, </w:t>
            </w:r>
            <w:del w:id="95" w:author="Dekan" w:date="2025-02-10T02:24:00Z">
              <w:r w:rsidDel="00F16766">
                <w:rPr>
                  <w:spacing w:val="-4"/>
                  <w:sz w:val="20"/>
                </w:rPr>
                <w:delText>KNN</w:delText>
              </w:r>
            </w:del>
            <w:ins w:id="96" w:author="Dekan" w:date="2025-02-10T02:24:00Z">
              <w:r w:rsidR="00F16766">
                <w:rPr>
                  <w:spacing w:val="-4"/>
                  <w:sz w:val="20"/>
                </w:rPr>
                <w:t>KNN</w:t>
              </w:r>
            </w:ins>
          </w:p>
        </w:tc>
        <w:tc>
          <w:tcPr>
            <w:tcW w:w="4151" w:type="dxa"/>
            <w:tcPrChange w:id="97" w:author="Dekan" w:date="2025-02-10T02:49:00Z">
              <w:tcPr>
                <w:tcW w:w="3600" w:type="dxa"/>
              </w:tcPr>
            </w:tcPrChange>
          </w:tcPr>
          <w:p w14:paraId="441F8C2E" w14:textId="77777777" w:rsidR="005A2A7E" w:rsidRDefault="008E3266">
            <w:pPr>
              <w:pStyle w:val="TableParagraph"/>
              <w:spacing w:line="240" w:lineRule="auto"/>
              <w:ind w:left="97"/>
              <w:jc w:val="left"/>
              <w:rPr>
                <w:sz w:val="20"/>
              </w:rPr>
            </w:pPr>
            <w:r>
              <w:rPr>
                <w:sz w:val="20"/>
              </w:rPr>
              <w:t>This</w:t>
            </w:r>
            <w:r>
              <w:rPr>
                <w:spacing w:val="-2"/>
                <w:sz w:val="20"/>
              </w:rPr>
              <w:t xml:space="preserve"> </w:t>
            </w:r>
            <w:r>
              <w:rPr>
                <w:sz w:val="20"/>
              </w:rPr>
              <w:t>study</w:t>
            </w:r>
            <w:r>
              <w:rPr>
                <w:spacing w:val="-2"/>
                <w:sz w:val="20"/>
              </w:rPr>
              <w:t xml:space="preserve"> </w:t>
            </w:r>
            <w:r>
              <w:rPr>
                <w:sz w:val="20"/>
              </w:rPr>
              <w:t>extensively</w:t>
            </w:r>
            <w:r>
              <w:rPr>
                <w:spacing w:val="-2"/>
                <w:sz w:val="20"/>
              </w:rPr>
              <w:t xml:space="preserve"> </w:t>
            </w:r>
            <w:r>
              <w:rPr>
                <w:sz w:val="20"/>
              </w:rPr>
              <w:t>analyzed</w:t>
            </w:r>
            <w:r>
              <w:rPr>
                <w:spacing w:val="-2"/>
                <w:sz w:val="20"/>
              </w:rPr>
              <w:t xml:space="preserve"> </w:t>
            </w:r>
            <w:r>
              <w:rPr>
                <w:sz w:val="20"/>
              </w:rPr>
              <w:t>the effectiveness of machine learning algorithms</w:t>
            </w:r>
            <w:r>
              <w:rPr>
                <w:spacing w:val="-10"/>
                <w:sz w:val="20"/>
              </w:rPr>
              <w:t xml:space="preserve"> </w:t>
            </w:r>
            <w:r>
              <w:rPr>
                <w:sz w:val="20"/>
              </w:rPr>
              <w:t>in</w:t>
            </w:r>
            <w:r>
              <w:rPr>
                <w:spacing w:val="-10"/>
                <w:sz w:val="20"/>
              </w:rPr>
              <w:t xml:space="preserve"> </w:t>
            </w:r>
            <w:r>
              <w:rPr>
                <w:sz w:val="20"/>
              </w:rPr>
              <w:t>binary</w:t>
            </w:r>
            <w:r>
              <w:rPr>
                <w:spacing w:val="-10"/>
                <w:sz w:val="20"/>
              </w:rPr>
              <w:t xml:space="preserve"> </w:t>
            </w:r>
            <w:r>
              <w:rPr>
                <w:sz w:val="20"/>
              </w:rPr>
              <w:t>and</w:t>
            </w:r>
            <w:r>
              <w:rPr>
                <w:spacing w:val="-10"/>
                <w:sz w:val="20"/>
              </w:rPr>
              <w:t xml:space="preserve"> </w:t>
            </w:r>
            <w:r>
              <w:rPr>
                <w:sz w:val="20"/>
              </w:rPr>
              <w:t>multi-class classification problems.</w:t>
            </w:r>
          </w:p>
        </w:tc>
      </w:tr>
      <w:tr w:rsidR="005A2A7E" w14:paraId="4D75EA00" w14:textId="77777777" w:rsidTr="00F42B1D">
        <w:trPr>
          <w:trHeight w:val="695"/>
          <w:trPrChange w:id="98" w:author="Dekan" w:date="2025-02-10T02:49:00Z">
            <w:trPr>
              <w:trHeight w:val="920"/>
            </w:trPr>
          </w:trPrChange>
        </w:trPr>
        <w:tc>
          <w:tcPr>
            <w:tcW w:w="515" w:type="dxa"/>
            <w:tcPrChange w:id="99" w:author="Dekan" w:date="2025-02-10T02:49:00Z">
              <w:tcPr>
                <w:tcW w:w="1640" w:type="dxa"/>
                <w:gridSpan w:val="2"/>
              </w:tcPr>
            </w:tcPrChange>
          </w:tcPr>
          <w:p w14:paraId="1A3889AF" w14:textId="77777777" w:rsidR="005A2A7E" w:rsidRDefault="008E3266">
            <w:pPr>
              <w:pStyle w:val="TableParagraph"/>
              <w:spacing w:before="5" w:line="240" w:lineRule="auto"/>
              <w:ind w:left="96"/>
              <w:jc w:val="left"/>
              <w:rPr>
                <w:sz w:val="20"/>
              </w:rPr>
            </w:pPr>
            <w:r>
              <w:rPr>
                <w:spacing w:val="-4"/>
                <w:sz w:val="20"/>
              </w:rPr>
              <w:t>[14]</w:t>
            </w:r>
          </w:p>
        </w:tc>
        <w:tc>
          <w:tcPr>
            <w:tcW w:w="1985" w:type="dxa"/>
            <w:tcPrChange w:id="100" w:author="Dekan" w:date="2025-02-10T02:49:00Z">
              <w:tcPr>
                <w:tcW w:w="1900" w:type="dxa"/>
                <w:gridSpan w:val="2"/>
              </w:tcPr>
            </w:tcPrChange>
          </w:tcPr>
          <w:p w14:paraId="0606B0A1" w14:textId="77777777" w:rsidR="005A2A7E" w:rsidRDefault="008E3266">
            <w:pPr>
              <w:pStyle w:val="TableParagraph"/>
              <w:spacing w:before="5" w:line="240" w:lineRule="auto"/>
              <w:ind w:left="106"/>
              <w:jc w:val="left"/>
              <w:rPr>
                <w:sz w:val="20"/>
              </w:rPr>
            </w:pPr>
            <w:r>
              <w:rPr>
                <w:spacing w:val="-2"/>
                <w:sz w:val="20"/>
              </w:rPr>
              <w:t>NSL-</w:t>
            </w:r>
            <w:r>
              <w:rPr>
                <w:spacing w:val="-5"/>
                <w:sz w:val="20"/>
              </w:rPr>
              <w:t>KDD</w:t>
            </w:r>
          </w:p>
        </w:tc>
        <w:tc>
          <w:tcPr>
            <w:tcW w:w="2409" w:type="dxa"/>
            <w:tcPrChange w:id="101" w:author="Dekan" w:date="2025-02-10T02:49:00Z">
              <w:tcPr>
                <w:tcW w:w="1920" w:type="dxa"/>
                <w:gridSpan w:val="2"/>
              </w:tcPr>
            </w:tcPrChange>
          </w:tcPr>
          <w:p w14:paraId="49B2D0DA" w14:textId="77777777" w:rsidR="005A2A7E" w:rsidRDefault="008E3266">
            <w:pPr>
              <w:pStyle w:val="TableParagraph"/>
              <w:spacing w:before="5" w:line="240" w:lineRule="auto"/>
              <w:ind w:left="97"/>
              <w:jc w:val="left"/>
              <w:rPr>
                <w:sz w:val="20"/>
              </w:rPr>
            </w:pPr>
            <w:r>
              <w:rPr>
                <w:sz w:val="20"/>
              </w:rPr>
              <w:t>RF,</w:t>
            </w:r>
            <w:r>
              <w:rPr>
                <w:spacing w:val="-12"/>
                <w:sz w:val="20"/>
              </w:rPr>
              <w:t xml:space="preserve"> </w:t>
            </w:r>
            <w:r>
              <w:rPr>
                <w:sz w:val="20"/>
              </w:rPr>
              <w:t>SVM,</w:t>
            </w:r>
            <w:r>
              <w:rPr>
                <w:spacing w:val="-11"/>
                <w:sz w:val="20"/>
              </w:rPr>
              <w:t xml:space="preserve"> </w:t>
            </w:r>
            <w:del w:id="102" w:author="Dekan" w:date="2025-02-10T02:24:00Z">
              <w:r w:rsidDel="00F16766">
                <w:rPr>
                  <w:spacing w:val="-5"/>
                  <w:sz w:val="20"/>
                </w:rPr>
                <w:delText>KNN</w:delText>
              </w:r>
            </w:del>
            <w:ins w:id="103" w:author="Dekan" w:date="2025-02-10T02:24:00Z">
              <w:r w:rsidR="00F16766">
                <w:rPr>
                  <w:spacing w:val="-5"/>
                  <w:sz w:val="20"/>
                </w:rPr>
                <w:t>KNN</w:t>
              </w:r>
            </w:ins>
          </w:p>
        </w:tc>
        <w:tc>
          <w:tcPr>
            <w:tcW w:w="4151" w:type="dxa"/>
            <w:tcPrChange w:id="104" w:author="Dekan" w:date="2025-02-10T02:49:00Z">
              <w:tcPr>
                <w:tcW w:w="3600" w:type="dxa"/>
              </w:tcPr>
            </w:tcPrChange>
          </w:tcPr>
          <w:p w14:paraId="6C031628" w14:textId="77777777" w:rsidR="005A2A7E" w:rsidRDefault="008E3266">
            <w:pPr>
              <w:pStyle w:val="TableParagraph"/>
              <w:spacing w:line="230" w:lineRule="atLeast"/>
              <w:ind w:left="97"/>
              <w:jc w:val="left"/>
              <w:rPr>
                <w:sz w:val="20"/>
              </w:rPr>
            </w:pPr>
            <w:r>
              <w:rPr>
                <w:sz w:val="20"/>
              </w:rPr>
              <w:t xml:space="preserve">The study demonstrated that the </w:t>
            </w:r>
            <w:del w:id="105" w:author="Dekan" w:date="2025-02-10T02:24:00Z">
              <w:r w:rsidDel="00F16766">
                <w:rPr>
                  <w:sz w:val="20"/>
                </w:rPr>
                <w:delText>KNN</w:delText>
              </w:r>
            </w:del>
            <w:ins w:id="106" w:author="Dekan" w:date="2025-02-10T02:24:00Z">
              <w:r w:rsidR="00F16766">
                <w:rPr>
                  <w:sz w:val="20"/>
                </w:rPr>
                <w:t>KNN</w:t>
              </w:r>
            </w:ins>
            <w:r>
              <w:rPr>
                <w:sz w:val="20"/>
              </w:rPr>
              <w:t xml:space="preserve"> algorithm is an effective solution for detecting</w:t>
            </w:r>
            <w:r>
              <w:rPr>
                <w:spacing w:val="-10"/>
                <w:sz w:val="20"/>
              </w:rPr>
              <w:t xml:space="preserve"> </w:t>
            </w:r>
            <w:r>
              <w:rPr>
                <w:sz w:val="20"/>
              </w:rPr>
              <w:t>network</w:t>
            </w:r>
            <w:r>
              <w:rPr>
                <w:spacing w:val="-10"/>
                <w:sz w:val="20"/>
              </w:rPr>
              <w:t xml:space="preserve"> </w:t>
            </w:r>
            <w:r>
              <w:rPr>
                <w:sz w:val="20"/>
              </w:rPr>
              <w:t>anomalies</w:t>
            </w:r>
            <w:r>
              <w:rPr>
                <w:spacing w:val="-10"/>
                <w:sz w:val="20"/>
              </w:rPr>
              <w:t xml:space="preserve"> </w:t>
            </w:r>
            <w:r>
              <w:rPr>
                <w:sz w:val="20"/>
              </w:rPr>
              <w:t>with</w:t>
            </w:r>
            <w:r>
              <w:rPr>
                <w:spacing w:val="-10"/>
                <w:sz w:val="20"/>
              </w:rPr>
              <w:t xml:space="preserve"> </w:t>
            </w:r>
            <w:r>
              <w:rPr>
                <w:sz w:val="20"/>
              </w:rPr>
              <w:t xml:space="preserve">high </w:t>
            </w:r>
            <w:r>
              <w:rPr>
                <w:spacing w:val="-2"/>
                <w:sz w:val="20"/>
              </w:rPr>
              <w:t>accuracy.</w:t>
            </w:r>
          </w:p>
        </w:tc>
      </w:tr>
      <w:tr w:rsidR="005A2A7E" w14:paraId="0FBC7FD0" w14:textId="77777777" w:rsidTr="00F42B1D">
        <w:trPr>
          <w:trHeight w:val="695"/>
          <w:trPrChange w:id="107" w:author="Dekan" w:date="2025-02-10T02:49:00Z">
            <w:trPr>
              <w:trHeight w:val="939"/>
            </w:trPr>
          </w:trPrChange>
        </w:trPr>
        <w:tc>
          <w:tcPr>
            <w:tcW w:w="515" w:type="dxa"/>
            <w:tcPrChange w:id="108" w:author="Dekan" w:date="2025-02-10T02:49:00Z">
              <w:tcPr>
                <w:tcW w:w="1640" w:type="dxa"/>
                <w:gridSpan w:val="2"/>
              </w:tcPr>
            </w:tcPrChange>
          </w:tcPr>
          <w:p w14:paraId="3F9EEA60" w14:textId="77777777" w:rsidR="005A2A7E" w:rsidRDefault="008E3266">
            <w:pPr>
              <w:pStyle w:val="TableParagraph"/>
              <w:spacing w:line="240" w:lineRule="auto"/>
              <w:ind w:left="96"/>
              <w:jc w:val="left"/>
              <w:rPr>
                <w:sz w:val="20"/>
              </w:rPr>
            </w:pPr>
            <w:r>
              <w:rPr>
                <w:spacing w:val="-4"/>
                <w:sz w:val="20"/>
              </w:rPr>
              <w:t>[15]</w:t>
            </w:r>
          </w:p>
        </w:tc>
        <w:tc>
          <w:tcPr>
            <w:tcW w:w="1985" w:type="dxa"/>
            <w:tcPrChange w:id="109" w:author="Dekan" w:date="2025-02-10T02:49:00Z">
              <w:tcPr>
                <w:tcW w:w="1900" w:type="dxa"/>
                <w:gridSpan w:val="2"/>
              </w:tcPr>
            </w:tcPrChange>
          </w:tcPr>
          <w:p w14:paraId="4E923FB0" w14:textId="77777777" w:rsidR="005A2A7E" w:rsidRDefault="008E3266">
            <w:pPr>
              <w:pStyle w:val="TableParagraph"/>
              <w:spacing w:line="240" w:lineRule="auto"/>
              <w:ind w:left="106" w:right="649"/>
              <w:jc w:val="left"/>
              <w:rPr>
                <w:sz w:val="20"/>
              </w:rPr>
            </w:pPr>
            <w:r>
              <w:rPr>
                <w:sz w:val="20"/>
              </w:rPr>
              <w:t>KDD</w:t>
            </w:r>
            <w:r>
              <w:rPr>
                <w:spacing w:val="-13"/>
                <w:sz w:val="20"/>
              </w:rPr>
              <w:t xml:space="preserve"> </w:t>
            </w:r>
            <w:r>
              <w:rPr>
                <w:sz w:val="20"/>
              </w:rPr>
              <w:t xml:space="preserve">CUP99, </w:t>
            </w:r>
            <w:r>
              <w:rPr>
                <w:spacing w:val="-2"/>
                <w:sz w:val="20"/>
              </w:rPr>
              <w:t>NSL-KDD</w:t>
            </w:r>
          </w:p>
        </w:tc>
        <w:tc>
          <w:tcPr>
            <w:tcW w:w="2409" w:type="dxa"/>
            <w:tcPrChange w:id="110" w:author="Dekan" w:date="2025-02-10T02:49:00Z">
              <w:tcPr>
                <w:tcW w:w="1920" w:type="dxa"/>
                <w:gridSpan w:val="2"/>
              </w:tcPr>
            </w:tcPrChange>
          </w:tcPr>
          <w:p w14:paraId="5BA22278" w14:textId="77777777" w:rsidR="005A2A7E" w:rsidRDefault="008E3266">
            <w:pPr>
              <w:pStyle w:val="TableParagraph"/>
              <w:spacing w:line="240" w:lineRule="auto"/>
              <w:ind w:left="97"/>
              <w:jc w:val="left"/>
              <w:rPr>
                <w:sz w:val="20"/>
              </w:rPr>
            </w:pPr>
            <w:r>
              <w:rPr>
                <w:sz w:val="20"/>
              </w:rPr>
              <w:t>Decision</w:t>
            </w:r>
            <w:r>
              <w:rPr>
                <w:spacing w:val="-13"/>
                <w:sz w:val="20"/>
              </w:rPr>
              <w:t xml:space="preserve"> </w:t>
            </w:r>
            <w:r>
              <w:rPr>
                <w:sz w:val="20"/>
              </w:rPr>
              <w:t>Tree,</w:t>
            </w:r>
            <w:r>
              <w:rPr>
                <w:spacing w:val="-12"/>
                <w:sz w:val="20"/>
              </w:rPr>
              <w:t xml:space="preserve"> </w:t>
            </w:r>
            <w:r>
              <w:rPr>
                <w:sz w:val="20"/>
              </w:rPr>
              <w:t xml:space="preserve">Naïve Bayes, SVM, RF, </w:t>
            </w:r>
            <w:r>
              <w:rPr>
                <w:spacing w:val="-2"/>
                <w:sz w:val="20"/>
              </w:rPr>
              <w:t>XGBoost</w:t>
            </w:r>
          </w:p>
        </w:tc>
        <w:tc>
          <w:tcPr>
            <w:tcW w:w="4151" w:type="dxa"/>
            <w:tcPrChange w:id="111" w:author="Dekan" w:date="2025-02-10T02:49:00Z">
              <w:tcPr>
                <w:tcW w:w="3600" w:type="dxa"/>
              </w:tcPr>
            </w:tcPrChange>
          </w:tcPr>
          <w:p w14:paraId="76114622" w14:textId="77777777" w:rsidR="005A2A7E" w:rsidRDefault="008E3266">
            <w:pPr>
              <w:pStyle w:val="TableParagraph"/>
              <w:spacing w:line="240" w:lineRule="auto"/>
              <w:ind w:left="97"/>
              <w:jc w:val="left"/>
              <w:rPr>
                <w:sz w:val="20"/>
              </w:rPr>
            </w:pPr>
            <w:r>
              <w:rPr>
                <w:sz w:val="20"/>
              </w:rPr>
              <w:t>The study systematically examined the advantages</w:t>
            </w:r>
            <w:r>
              <w:rPr>
                <w:spacing w:val="-11"/>
                <w:sz w:val="20"/>
              </w:rPr>
              <w:t xml:space="preserve"> </w:t>
            </w:r>
            <w:r>
              <w:rPr>
                <w:sz w:val="20"/>
              </w:rPr>
              <w:t>and</w:t>
            </w:r>
            <w:r>
              <w:rPr>
                <w:spacing w:val="-11"/>
                <w:sz w:val="20"/>
              </w:rPr>
              <w:t xml:space="preserve"> </w:t>
            </w:r>
            <w:r>
              <w:rPr>
                <w:sz w:val="20"/>
              </w:rPr>
              <w:t>disadvantages</w:t>
            </w:r>
            <w:r>
              <w:rPr>
                <w:spacing w:val="-11"/>
                <w:sz w:val="20"/>
              </w:rPr>
              <w:t xml:space="preserve"> </w:t>
            </w:r>
            <w:r>
              <w:rPr>
                <w:sz w:val="20"/>
              </w:rPr>
              <w:t>of</w:t>
            </w:r>
            <w:r>
              <w:rPr>
                <w:spacing w:val="-11"/>
                <w:sz w:val="20"/>
              </w:rPr>
              <w:t xml:space="preserve"> </w:t>
            </w:r>
            <w:r>
              <w:rPr>
                <w:sz w:val="20"/>
              </w:rPr>
              <w:t>different machine learning algorithms.</w:t>
            </w:r>
          </w:p>
        </w:tc>
      </w:tr>
      <w:tr w:rsidR="005A2A7E" w14:paraId="76E62040" w14:textId="77777777" w:rsidTr="00F42B1D">
        <w:trPr>
          <w:trHeight w:val="677"/>
          <w:trPrChange w:id="112" w:author="Dekan" w:date="2025-02-10T02:49:00Z">
            <w:trPr>
              <w:trHeight w:val="1160"/>
            </w:trPr>
          </w:trPrChange>
        </w:trPr>
        <w:tc>
          <w:tcPr>
            <w:tcW w:w="515" w:type="dxa"/>
            <w:tcPrChange w:id="113" w:author="Dekan" w:date="2025-02-10T02:49:00Z">
              <w:tcPr>
                <w:tcW w:w="1640" w:type="dxa"/>
                <w:gridSpan w:val="2"/>
              </w:tcPr>
            </w:tcPrChange>
          </w:tcPr>
          <w:p w14:paraId="4D8012F9" w14:textId="77777777" w:rsidR="005A2A7E" w:rsidRDefault="008E3266">
            <w:pPr>
              <w:pStyle w:val="TableParagraph"/>
              <w:spacing w:line="240" w:lineRule="auto"/>
              <w:ind w:left="96"/>
              <w:jc w:val="left"/>
              <w:rPr>
                <w:sz w:val="20"/>
              </w:rPr>
            </w:pPr>
            <w:r>
              <w:rPr>
                <w:spacing w:val="-4"/>
                <w:sz w:val="20"/>
              </w:rPr>
              <w:t>[16]</w:t>
            </w:r>
          </w:p>
        </w:tc>
        <w:tc>
          <w:tcPr>
            <w:tcW w:w="1985" w:type="dxa"/>
            <w:tcPrChange w:id="114" w:author="Dekan" w:date="2025-02-10T02:49:00Z">
              <w:tcPr>
                <w:tcW w:w="1900" w:type="dxa"/>
                <w:gridSpan w:val="2"/>
              </w:tcPr>
            </w:tcPrChange>
          </w:tcPr>
          <w:p w14:paraId="4564AE14" w14:textId="77777777" w:rsidR="005A2A7E" w:rsidRDefault="008E3266">
            <w:pPr>
              <w:pStyle w:val="TableParagraph"/>
              <w:spacing w:line="240" w:lineRule="auto"/>
              <w:ind w:left="106"/>
              <w:jc w:val="left"/>
              <w:rPr>
                <w:sz w:val="20"/>
              </w:rPr>
            </w:pPr>
            <w:r>
              <w:rPr>
                <w:spacing w:val="-5"/>
                <w:sz w:val="20"/>
              </w:rPr>
              <w:t>UNSW-</w:t>
            </w:r>
            <w:r>
              <w:rPr>
                <w:spacing w:val="-4"/>
                <w:sz w:val="20"/>
              </w:rPr>
              <w:t>NB15</w:t>
            </w:r>
          </w:p>
        </w:tc>
        <w:tc>
          <w:tcPr>
            <w:tcW w:w="2409" w:type="dxa"/>
            <w:tcPrChange w:id="115" w:author="Dekan" w:date="2025-02-10T02:49:00Z">
              <w:tcPr>
                <w:tcW w:w="1920" w:type="dxa"/>
                <w:gridSpan w:val="2"/>
              </w:tcPr>
            </w:tcPrChange>
          </w:tcPr>
          <w:p w14:paraId="42770404" w14:textId="77777777" w:rsidR="005A2A7E" w:rsidRDefault="008E3266">
            <w:pPr>
              <w:pStyle w:val="TableParagraph"/>
              <w:spacing w:line="240" w:lineRule="auto"/>
              <w:ind w:left="97" w:right="479"/>
              <w:jc w:val="left"/>
              <w:rPr>
                <w:sz w:val="20"/>
              </w:rPr>
            </w:pPr>
            <w:r>
              <w:rPr>
                <w:sz w:val="20"/>
              </w:rPr>
              <w:t>RF,</w:t>
            </w:r>
            <w:r>
              <w:rPr>
                <w:spacing w:val="-13"/>
                <w:sz w:val="20"/>
              </w:rPr>
              <w:t xml:space="preserve"> </w:t>
            </w:r>
            <w:r>
              <w:rPr>
                <w:sz w:val="20"/>
              </w:rPr>
              <w:t>SGD,</w:t>
            </w:r>
            <w:r>
              <w:rPr>
                <w:spacing w:val="-12"/>
                <w:sz w:val="20"/>
              </w:rPr>
              <w:t xml:space="preserve"> </w:t>
            </w:r>
            <w:r>
              <w:rPr>
                <w:sz w:val="20"/>
              </w:rPr>
              <w:t xml:space="preserve">SVM, </w:t>
            </w:r>
            <w:del w:id="116" w:author="Dekan" w:date="2025-02-10T02:24:00Z">
              <w:r w:rsidDel="00F16766">
                <w:rPr>
                  <w:sz w:val="20"/>
                </w:rPr>
                <w:delText>KNN</w:delText>
              </w:r>
            </w:del>
            <w:ins w:id="117" w:author="Dekan" w:date="2025-02-10T02:24:00Z">
              <w:r w:rsidR="00F16766">
                <w:rPr>
                  <w:sz w:val="20"/>
                </w:rPr>
                <w:t>KNN</w:t>
              </w:r>
            </w:ins>
            <w:r>
              <w:rPr>
                <w:sz w:val="20"/>
              </w:rPr>
              <w:t>, GNB</w:t>
            </w:r>
          </w:p>
        </w:tc>
        <w:tc>
          <w:tcPr>
            <w:tcW w:w="4151" w:type="dxa"/>
            <w:tcPrChange w:id="118" w:author="Dekan" w:date="2025-02-10T02:49:00Z">
              <w:tcPr>
                <w:tcW w:w="3600" w:type="dxa"/>
              </w:tcPr>
            </w:tcPrChange>
          </w:tcPr>
          <w:p w14:paraId="6AE1E39E" w14:textId="77777777" w:rsidR="005A2A7E" w:rsidRDefault="008E3266">
            <w:pPr>
              <w:pStyle w:val="TableParagraph"/>
              <w:spacing w:line="240" w:lineRule="auto"/>
              <w:ind w:left="97"/>
              <w:jc w:val="left"/>
              <w:rPr>
                <w:sz w:val="20"/>
              </w:rPr>
            </w:pPr>
            <w:r>
              <w:rPr>
                <w:sz w:val="20"/>
              </w:rPr>
              <w:t>The study demonstrated that the RF algorithm</w:t>
            </w:r>
            <w:r>
              <w:rPr>
                <w:spacing w:val="-6"/>
                <w:sz w:val="20"/>
              </w:rPr>
              <w:t xml:space="preserve"> </w:t>
            </w:r>
            <w:r>
              <w:rPr>
                <w:sz w:val="20"/>
              </w:rPr>
              <w:t>performs</w:t>
            </w:r>
            <w:r>
              <w:rPr>
                <w:spacing w:val="-6"/>
                <w:sz w:val="20"/>
              </w:rPr>
              <w:t xml:space="preserve"> </w:t>
            </w:r>
            <w:r>
              <w:rPr>
                <w:sz w:val="20"/>
              </w:rPr>
              <w:t>exceptionally</w:t>
            </w:r>
            <w:r>
              <w:rPr>
                <w:spacing w:val="-6"/>
                <w:sz w:val="20"/>
              </w:rPr>
              <w:t xml:space="preserve"> </w:t>
            </w:r>
            <w:r>
              <w:rPr>
                <w:sz w:val="20"/>
              </w:rPr>
              <w:t>well</w:t>
            </w:r>
            <w:r>
              <w:rPr>
                <w:spacing w:val="-6"/>
                <w:sz w:val="20"/>
              </w:rPr>
              <w:t xml:space="preserve"> </w:t>
            </w:r>
            <w:r>
              <w:rPr>
                <w:sz w:val="20"/>
              </w:rPr>
              <w:t>in NetFlow</w:t>
            </w:r>
            <w:r>
              <w:rPr>
                <w:spacing w:val="-8"/>
                <w:sz w:val="20"/>
              </w:rPr>
              <w:t xml:space="preserve"> </w:t>
            </w:r>
            <w:r>
              <w:rPr>
                <w:sz w:val="20"/>
              </w:rPr>
              <w:t>data</w:t>
            </w:r>
            <w:r>
              <w:rPr>
                <w:spacing w:val="-8"/>
                <w:sz w:val="20"/>
              </w:rPr>
              <w:t xml:space="preserve"> </w:t>
            </w:r>
            <w:r>
              <w:rPr>
                <w:sz w:val="20"/>
              </w:rPr>
              <w:t>and</w:t>
            </w:r>
            <w:r>
              <w:rPr>
                <w:spacing w:val="-8"/>
                <w:sz w:val="20"/>
              </w:rPr>
              <w:t xml:space="preserve"> </w:t>
            </w:r>
            <w:r>
              <w:rPr>
                <w:sz w:val="20"/>
              </w:rPr>
              <w:t>is</w:t>
            </w:r>
            <w:r>
              <w:rPr>
                <w:spacing w:val="-8"/>
                <w:sz w:val="20"/>
              </w:rPr>
              <w:t xml:space="preserve"> </w:t>
            </w:r>
            <w:r>
              <w:rPr>
                <w:sz w:val="20"/>
              </w:rPr>
              <w:t>effective</w:t>
            </w:r>
            <w:r>
              <w:rPr>
                <w:spacing w:val="-8"/>
                <w:sz w:val="20"/>
              </w:rPr>
              <w:t xml:space="preserve"> </w:t>
            </w:r>
            <w:r>
              <w:rPr>
                <w:sz w:val="20"/>
              </w:rPr>
              <w:t>in</w:t>
            </w:r>
            <w:r>
              <w:rPr>
                <w:spacing w:val="-8"/>
                <w:sz w:val="20"/>
              </w:rPr>
              <w:t xml:space="preserve"> </w:t>
            </w:r>
            <w:r>
              <w:rPr>
                <w:sz w:val="20"/>
              </w:rPr>
              <w:t xml:space="preserve">anomaly </w:t>
            </w:r>
            <w:r>
              <w:rPr>
                <w:spacing w:val="-2"/>
                <w:sz w:val="20"/>
              </w:rPr>
              <w:t>detection.</w:t>
            </w:r>
          </w:p>
        </w:tc>
      </w:tr>
      <w:tr w:rsidR="005A2A7E" w14:paraId="5FF206B2" w14:textId="77777777" w:rsidTr="00F42B1D">
        <w:trPr>
          <w:trHeight w:val="545"/>
          <w:trPrChange w:id="119" w:author="Dekan" w:date="2025-02-10T02:49:00Z">
            <w:trPr>
              <w:trHeight w:val="1039"/>
            </w:trPr>
          </w:trPrChange>
        </w:trPr>
        <w:tc>
          <w:tcPr>
            <w:tcW w:w="515" w:type="dxa"/>
            <w:tcPrChange w:id="120" w:author="Dekan" w:date="2025-02-10T02:49:00Z">
              <w:tcPr>
                <w:tcW w:w="1640" w:type="dxa"/>
                <w:gridSpan w:val="2"/>
              </w:tcPr>
            </w:tcPrChange>
          </w:tcPr>
          <w:p w14:paraId="75704131" w14:textId="77777777" w:rsidR="005A2A7E" w:rsidRDefault="008E3266">
            <w:pPr>
              <w:pStyle w:val="TableParagraph"/>
              <w:spacing w:before="5" w:line="240" w:lineRule="auto"/>
              <w:ind w:left="96"/>
              <w:jc w:val="left"/>
              <w:rPr>
                <w:sz w:val="20"/>
              </w:rPr>
            </w:pPr>
            <w:r>
              <w:rPr>
                <w:spacing w:val="-4"/>
                <w:sz w:val="20"/>
              </w:rPr>
              <w:t>[17]</w:t>
            </w:r>
          </w:p>
        </w:tc>
        <w:tc>
          <w:tcPr>
            <w:tcW w:w="1985" w:type="dxa"/>
            <w:tcPrChange w:id="121" w:author="Dekan" w:date="2025-02-10T02:49:00Z">
              <w:tcPr>
                <w:tcW w:w="1900" w:type="dxa"/>
                <w:gridSpan w:val="2"/>
              </w:tcPr>
            </w:tcPrChange>
          </w:tcPr>
          <w:p w14:paraId="6E81DE13" w14:textId="77777777" w:rsidR="005A2A7E" w:rsidRDefault="008E3266">
            <w:pPr>
              <w:pStyle w:val="TableParagraph"/>
              <w:spacing w:before="5" w:line="240" w:lineRule="auto"/>
              <w:ind w:left="106"/>
              <w:jc w:val="left"/>
              <w:rPr>
                <w:sz w:val="20"/>
              </w:rPr>
            </w:pPr>
            <w:r>
              <w:rPr>
                <w:spacing w:val="-2"/>
                <w:sz w:val="20"/>
              </w:rPr>
              <w:t>CICIDS2017,</w:t>
            </w:r>
          </w:p>
          <w:p w14:paraId="073160B0" w14:textId="77777777" w:rsidR="005A2A7E" w:rsidRDefault="008E3266">
            <w:pPr>
              <w:pStyle w:val="TableParagraph"/>
              <w:spacing w:line="240" w:lineRule="auto"/>
              <w:ind w:left="106"/>
              <w:jc w:val="left"/>
              <w:rPr>
                <w:sz w:val="20"/>
              </w:rPr>
            </w:pPr>
            <w:r>
              <w:rPr>
                <w:spacing w:val="-2"/>
                <w:sz w:val="20"/>
              </w:rPr>
              <w:t>CSE-CIC-IDS2018</w:t>
            </w:r>
          </w:p>
        </w:tc>
        <w:tc>
          <w:tcPr>
            <w:tcW w:w="2409" w:type="dxa"/>
            <w:tcPrChange w:id="122" w:author="Dekan" w:date="2025-02-10T02:49:00Z">
              <w:tcPr>
                <w:tcW w:w="1920" w:type="dxa"/>
                <w:gridSpan w:val="2"/>
              </w:tcPr>
            </w:tcPrChange>
          </w:tcPr>
          <w:p w14:paraId="0C56F511" w14:textId="77777777" w:rsidR="005A2A7E" w:rsidRDefault="008E3266">
            <w:pPr>
              <w:pStyle w:val="TableParagraph"/>
              <w:spacing w:before="5" w:line="240" w:lineRule="auto"/>
              <w:ind w:left="97" w:right="408"/>
              <w:jc w:val="left"/>
              <w:rPr>
                <w:sz w:val="20"/>
              </w:rPr>
            </w:pPr>
            <w:r>
              <w:rPr>
                <w:sz w:val="20"/>
              </w:rPr>
              <w:t>LR,</w:t>
            </w:r>
            <w:r>
              <w:rPr>
                <w:spacing w:val="-13"/>
                <w:sz w:val="20"/>
              </w:rPr>
              <w:t xml:space="preserve"> </w:t>
            </w:r>
            <w:r>
              <w:rPr>
                <w:sz w:val="20"/>
              </w:rPr>
              <w:t>RF,</w:t>
            </w:r>
            <w:r>
              <w:rPr>
                <w:spacing w:val="-12"/>
                <w:sz w:val="20"/>
              </w:rPr>
              <w:t xml:space="preserve"> </w:t>
            </w:r>
            <w:r>
              <w:rPr>
                <w:sz w:val="20"/>
              </w:rPr>
              <w:t xml:space="preserve">Gradient </w:t>
            </w:r>
            <w:r>
              <w:rPr>
                <w:spacing w:val="-2"/>
                <w:sz w:val="20"/>
              </w:rPr>
              <w:t>Boosting, Autoencoder</w:t>
            </w:r>
          </w:p>
        </w:tc>
        <w:tc>
          <w:tcPr>
            <w:tcW w:w="4151" w:type="dxa"/>
            <w:tcPrChange w:id="123" w:author="Dekan" w:date="2025-02-10T02:49:00Z">
              <w:tcPr>
                <w:tcW w:w="3600" w:type="dxa"/>
              </w:tcPr>
            </w:tcPrChange>
          </w:tcPr>
          <w:p w14:paraId="7F043855" w14:textId="77777777" w:rsidR="005A2A7E" w:rsidRDefault="008E3266">
            <w:pPr>
              <w:pStyle w:val="TableParagraph"/>
              <w:spacing w:before="5" w:line="240" w:lineRule="auto"/>
              <w:ind w:left="97" w:right="300"/>
              <w:jc w:val="both"/>
              <w:rPr>
                <w:sz w:val="20"/>
              </w:rPr>
            </w:pPr>
            <w:r>
              <w:rPr>
                <w:sz w:val="20"/>
              </w:rPr>
              <w:t>Gradient</w:t>
            </w:r>
            <w:r>
              <w:rPr>
                <w:spacing w:val="-4"/>
                <w:sz w:val="20"/>
              </w:rPr>
              <w:t xml:space="preserve"> </w:t>
            </w:r>
            <w:r>
              <w:rPr>
                <w:sz w:val="20"/>
              </w:rPr>
              <w:t>Boosting</w:t>
            </w:r>
            <w:r>
              <w:rPr>
                <w:spacing w:val="-4"/>
                <w:sz w:val="20"/>
              </w:rPr>
              <w:t xml:space="preserve"> </w:t>
            </w:r>
            <w:r>
              <w:rPr>
                <w:sz w:val="20"/>
              </w:rPr>
              <w:t>was</w:t>
            </w:r>
            <w:r>
              <w:rPr>
                <w:spacing w:val="-4"/>
                <w:sz w:val="20"/>
              </w:rPr>
              <w:t xml:space="preserve"> </w:t>
            </w:r>
            <w:r>
              <w:rPr>
                <w:sz w:val="20"/>
              </w:rPr>
              <w:t>found</w:t>
            </w:r>
            <w:r>
              <w:rPr>
                <w:spacing w:val="-4"/>
                <w:sz w:val="20"/>
              </w:rPr>
              <w:t xml:space="preserve"> </w:t>
            </w:r>
            <w:r>
              <w:rPr>
                <w:sz w:val="20"/>
              </w:rPr>
              <w:t>to</w:t>
            </w:r>
            <w:r>
              <w:rPr>
                <w:spacing w:val="-4"/>
                <w:sz w:val="20"/>
              </w:rPr>
              <w:t xml:space="preserve"> </w:t>
            </w:r>
            <w:r>
              <w:rPr>
                <w:sz w:val="20"/>
              </w:rPr>
              <w:t>deliver high</w:t>
            </w:r>
            <w:r>
              <w:rPr>
                <w:spacing w:val="-8"/>
                <w:sz w:val="20"/>
              </w:rPr>
              <w:t xml:space="preserve"> </w:t>
            </w:r>
            <w:r>
              <w:rPr>
                <w:sz w:val="20"/>
              </w:rPr>
              <w:t>accuracy</w:t>
            </w:r>
            <w:r>
              <w:rPr>
                <w:spacing w:val="-8"/>
                <w:sz w:val="20"/>
              </w:rPr>
              <w:t xml:space="preserve"> </w:t>
            </w:r>
            <w:r>
              <w:rPr>
                <w:sz w:val="20"/>
              </w:rPr>
              <w:t>and</w:t>
            </w:r>
            <w:r>
              <w:rPr>
                <w:spacing w:val="-8"/>
                <w:sz w:val="20"/>
              </w:rPr>
              <w:t xml:space="preserve"> </w:t>
            </w:r>
            <w:r>
              <w:rPr>
                <w:sz w:val="20"/>
              </w:rPr>
              <w:t>successful</w:t>
            </w:r>
            <w:r>
              <w:rPr>
                <w:spacing w:val="-8"/>
                <w:sz w:val="20"/>
              </w:rPr>
              <w:t xml:space="preserve"> </w:t>
            </w:r>
            <w:r>
              <w:rPr>
                <w:sz w:val="20"/>
              </w:rPr>
              <w:t>results</w:t>
            </w:r>
            <w:r>
              <w:rPr>
                <w:spacing w:val="-8"/>
                <w:sz w:val="20"/>
              </w:rPr>
              <w:t xml:space="preserve"> </w:t>
            </w:r>
            <w:r>
              <w:rPr>
                <w:sz w:val="20"/>
              </w:rPr>
              <w:t>for securing 5G networks.</w:t>
            </w:r>
          </w:p>
        </w:tc>
      </w:tr>
      <w:tr w:rsidR="005A2A7E" w14:paraId="5B298EC7" w14:textId="77777777" w:rsidTr="00F42B1D">
        <w:trPr>
          <w:trHeight w:val="683"/>
          <w:trPrChange w:id="124" w:author="Dekan" w:date="2025-02-10T02:49:00Z">
            <w:trPr>
              <w:trHeight w:val="919"/>
            </w:trPr>
          </w:trPrChange>
        </w:trPr>
        <w:tc>
          <w:tcPr>
            <w:tcW w:w="515" w:type="dxa"/>
            <w:tcPrChange w:id="125" w:author="Dekan" w:date="2025-02-10T02:49:00Z">
              <w:tcPr>
                <w:tcW w:w="1640" w:type="dxa"/>
                <w:gridSpan w:val="2"/>
              </w:tcPr>
            </w:tcPrChange>
          </w:tcPr>
          <w:p w14:paraId="62F7B134" w14:textId="77777777" w:rsidR="005A2A7E" w:rsidRDefault="008E3266">
            <w:pPr>
              <w:pStyle w:val="TableParagraph"/>
              <w:spacing w:before="10" w:line="240" w:lineRule="auto"/>
              <w:ind w:left="96"/>
              <w:jc w:val="left"/>
              <w:rPr>
                <w:sz w:val="20"/>
              </w:rPr>
            </w:pPr>
            <w:r>
              <w:rPr>
                <w:spacing w:val="-4"/>
                <w:sz w:val="20"/>
              </w:rPr>
              <w:t>[18]</w:t>
            </w:r>
          </w:p>
        </w:tc>
        <w:tc>
          <w:tcPr>
            <w:tcW w:w="1985" w:type="dxa"/>
            <w:tcPrChange w:id="126" w:author="Dekan" w:date="2025-02-10T02:49:00Z">
              <w:tcPr>
                <w:tcW w:w="1900" w:type="dxa"/>
                <w:gridSpan w:val="2"/>
              </w:tcPr>
            </w:tcPrChange>
          </w:tcPr>
          <w:p w14:paraId="53561039" w14:textId="77777777" w:rsidR="005A2A7E" w:rsidRDefault="008E3266">
            <w:pPr>
              <w:pStyle w:val="TableParagraph"/>
              <w:spacing w:before="10" w:line="240" w:lineRule="auto"/>
              <w:ind w:left="106" w:right="355"/>
              <w:jc w:val="left"/>
              <w:rPr>
                <w:sz w:val="20"/>
              </w:rPr>
            </w:pPr>
            <w:r>
              <w:rPr>
                <w:sz w:val="20"/>
              </w:rPr>
              <w:t>NSL-KDD,</w:t>
            </w:r>
            <w:r>
              <w:rPr>
                <w:spacing w:val="-13"/>
                <w:sz w:val="20"/>
              </w:rPr>
              <w:t xml:space="preserve"> </w:t>
            </w:r>
            <w:r>
              <w:rPr>
                <w:sz w:val="20"/>
              </w:rPr>
              <w:t xml:space="preserve">KDD </w:t>
            </w:r>
            <w:r>
              <w:rPr>
                <w:spacing w:val="-2"/>
                <w:sz w:val="20"/>
              </w:rPr>
              <w:t>CUP99</w:t>
            </w:r>
          </w:p>
        </w:tc>
        <w:tc>
          <w:tcPr>
            <w:tcW w:w="2409" w:type="dxa"/>
            <w:tcPrChange w:id="127" w:author="Dekan" w:date="2025-02-10T02:49:00Z">
              <w:tcPr>
                <w:tcW w:w="1920" w:type="dxa"/>
                <w:gridSpan w:val="2"/>
              </w:tcPr>
            </w:tcPrChange>
          </w:tcPr>
          <w:p w14:paraId="27B94FF9" w14:textId="77777777" w:rsidR="005A2A7E" w:rsidRDefault="008E3266">
            <w:pPr>
              <w:pStyle w:val="TableParagraph"/>
              <w:spacing w:before="10" w:line="240" w:lineRule="auto"/>
              <w:ind w:left="97"/>
              <w:jc w:val="left"/>
              <w:rPr>
                <w:sz w:val="20"/>
              </w:rPr>
            </w:pPr>
            <w:r>
              <w:rPr>
                <w:sz w:val="20"/>
              </w:rPr>
              <w:t>Decision</w:t>
            </w:r>
            <w:r>
              <w:rPr>
                <w:spacing w:val="-8"/>
                <w:sz w:val="20"/>
              </w:rPr>
              <w:t xml:space="preserve"> </w:t>
            </w:r>
            <w:r>
              <w:rPr>
                <w:spacing w:val="-4"/>
                <w:sz w:val="20"/>
              </w:rPr>
              <w:t>Tree</w:t>
            </w:r>
          </w:p>
        </w:tc>
        <w:tc>
          <w:tcPr>
            <w:tcW w:w="4151" w:type="dxa"/>
            <w:tcPrChange w:id="128" w:author="Dekan" w:date="2025-02-10T02:49:00Z">
              <w:tcPr>
                <w:tcW w:w="3600" w:type="dxa"/>
              </w:tcPr>
            </w:tcPrChange>
          </w:tcPr>
          <w:p w14:paraId="0B3DC134" w14:textId="77777777" w:rsidR="005A2A7E" w:rsidRDefault="008E3266">
            <w:pPr>
              <w:pStyle w:val="TableParagraph"/>
              <w:spacing w:before="10" w:line="240" w:lineRule="auto"/>
              <w:ind w:left="97" w:right="532"/>
              <w:jc w:val="both"/>
              <w:rPr>
                <w:sz w:val="20"/>
              </w:rPr>
            </w:pPr>
            <w:r>
              <w:rPr>
                <w:sz w:val="20"/>
              </w:rPr>
              <w:t>The</w:t>
            </w:r>
            <w:r>
              <w:rPr>
                <w:spacing w:val="-8"/>
                <w:sz w:val="20"/>
              </w:rPr>
              <w:t xml:space="preserve"> </w:t>
            </w:r>
            <w:r>
              <w:rPr>
                <w:sz w:val="20"/>
              </w:rPr>
              <w:t>study</w:t>
            </w:r>
            <w:r>
              <w:rPr>
                <w:spacing w:val="-8"/>
                <w:sz w:val="20"/>
              </w:rPr>
              <w:t xml:space="preserve"> </w:t>
            </w:r>
            <w:r>
              <w:rPr>
                <w:sz w:val="20"/>
              </w:rPr>
              <w:t>showed</w:t>
            </w:r>
            <w:r>
              <w:rPr>
                <w:spacing w:val="-8"/>
                <w:sz w:val="20"/>
              </w:rPr>
              <w:t xml:space="preserve"> </w:t>
            </w:r>
            <w:r>
              <w:rPr>
                <w:sz w:val="20"/>
              </w:rPr>
              <w:t>that</w:t>
            </w:r>
            <w:r>
              <w:rPr>
                <w:spacing w:val="-8"/>
                <w:sz w:val="20"/>
              </w:rPr>
              <w:t xml:space="preserve"> </w:t>
            </w:r>
            <w:r>
              <w:rPr>
                <w:sz w:val="20"/>
              </w:rPr>
              <w:t>decision</w:t>
            </w:r>
            <w:r>
              <w:rPr>
                <w:spacing w:val="-8"/>
                <w:sz w:val="20"/>
              </w:rPr>
              <w:t xml:space="preserve"> </w:t>
            </w:r>
            <w:r>
              <w:rPr>
                <w:sz w:val="20"/>
              </w:rPr>
              <w:t>trees provide high accuracy and low false positive rates in IDS performance.</w:t>
            </w:r>
          </w:p>
        </w:tc>
      </w:tr>
      <w:tr w:rsidR="005A2A7E" w14:paraId="45C1EAD2" w14:textId="77777777" w:rsidTr="00F42B1D">
        <w:trPr>
          <w:trHeight w:val="678"/>
          <w:trPrChange w:id="129" w:author="Dekan" w:date="2025-02-10T02:49:00Z">
            <w:trPr>
              <w:trHeight w:val="1140"/>
            </w:trPr>
          </w:trPrChange>
        </w:trPr>
        <w:tc>
          <w:tcPr>
            <w:tcW w:w="515" w:type="dxa"/>
            <w:tcPrChange w:id="130" w:author="Dekan" w:date="2025-02-10T02:49:00Z">
              <w:tcPr>
                <w:tcW w:w="1640" w:type="dxa"/>
                <w:gridSpan w:val="2"/>
              </w:tcPr>
            </w:tcPrChange>
          </w:tcPr>
          <w:p w14:paraId="64574C8C" w14:textId="77777777" w:rsidR="005A2A7E" w:rsidRDefault="008E3266">
            <w:pPr>
              <w:pStyle w:val="TableParagraph"/>
              <w:spacing w:before="15" w:line="240" w:lineRule="auto"/>
              <w:ind w:left="96"/>
              <w:jc w:val="left"/>
              <w:rPr>
                <w:sz w:val="20"/>
              </w:rPr>
            </w:pPr>
            <w:r>
              <w:rPr>
                <w:spacing w:val="-4"/>
                <w:sz w:val="20"/>
              </w:rPr>
              <w:t>[19]</w:t>
            </w:r>
          </w:p>
        </w:tc>
        <w:tc>
          <w:tcPr>
            <w:tcW w:w="1985" w:type="dxa"/>
            <w:tcPrChange w:id="131" w:author="Dekan" w:date="2025-02-10T02:49:00Z">
              <w:tcPr>
                <w:tcW w:w="1900" w:type="dxa"/>
                <w:gridSpan w:val="2"/>
              </w:tcPr>
            </w:tcPrChange>
          </w:tcPr>
          <w:p w14:paraId="0420720D" w14:textId="77777777" w:rsidR="005A2A7E" w:rsidRDefault="008E3266">
            <w:pPr>
              <w:pStyle w:val="TableParagraph"/>
              <w:spacing w:before="15" w:line="240" w:lineRule="auto"/>
              <w:ind w:left="106"/>
              <w:jc w:val="left"/>
              <w:rPr>
                <w:sz w:val="20"/>
              </w:rPr>
            </w:pPr>
            <w:r>
              <w:rPr>
                <w:spacing w:val="-2"/>
                <w:sz w:val="20"/>
              </w:rPr>
              <w:t>NSL-</w:t>
            </w:r>
            <w:r>
              <w:rPr>
                <w:spacing w:val="-5"/>
                <w:sz w:val="20"/>
              </w:rPr>
              <w:t>KDD</w:t>
            </w:r>
          </w:p>
        </w:tc>
        <w:tc>
          <w:tcPr>
            <w:tcW w:w="2409" w:type="dxa"/>
            <w:tcPrChange w:id="132" w:author="Dekan" w:date="2025-02-10T02:49:00Z">
              <w:tcPr>
                <w:tcW w:w="1920" w:type="dxa"/>
                <w:gridSpan w:val="2"/>
              </w:tcPr>
            </w:tcPrChange>
          </w:tcPr>
          <w:p w14:paraId="6BC4125E" w14:textId="77777777" w:rsidR="005A2A7E" w:rsidRDefault="008E3266">
            <w:pPr>
              <w:pStyle w:val="TableParagraph"/>
              <w:spacing w:before="15" w:line="240" w:lineRule="auto"/>
              <w:ind w:left="97"/>
              <w:jc w:val="left"/>
              <w:rPr>
                <w:sz w:val="20"/>
              </w:rPr>
            </w:pPr>
            <w:r>
              <w:rPr>
                <w:sz w:val="20"/>
              </w:rPr>
              <w:t>LR,</w:t>
            </w:r>
            <w:r>
              <w:rPr>
                <w:spacing w:val="-4"/>
                <w:sz w:val="20"/>
              </w:rPr>
              <w:t xml:space="preserve"> </w:t>
            </w:r>
            <w:r>
              <w:rPr>
                <w:sz w:val="20"/>
              </w:rPr>
              <w:t>GNB,</w:t>
            </w:r>
            <w:r>
              <w:rPr>
                <w:spacing w:val="-4"/>
                <w:sz w:val="20"/>
              </w:rPr>
              <w:t xml:space="preserve"> </w:t>
            </w:r>
            <w:r>
              <w:rPr>
                <w:sz w:val="20"/>
              </w:rPr>
              <w:t>SVM,</w:t>
            </w:r>
            <w:r>
              <w:rPr>
                <w:spacing w:val="-3"/>
                <w:sz w:val="20"/>
              </w:rPr>
              <w:t xml:space="preserve"> </w:t>
            </w:r>
            <w:r>
              <w:rPr>
                <w:spacing w:val="-5"/>
                <w:sz w:val="20"/>
              </w:rPr>
              <w:t>RF</w:t>
            </w:r>
          </w:p>
        </w:tc>
        <w:tc>
          <w:tcPr>
            <w:tcW w:w="4151" w:type="dxa"/>
            <w:tcPrChange w:id="133" w:author="Dekan" w:date="2025-02-10T02:49:00Z">
              <w:tcPr>
                <w:tcW w:w="3600" w:type="dxa"/>
              </w:tcPr>
            </w:tcPrChange>
          </w:tcPr>
          <w:p w14:paraId="5C01A273" w14:textId="77777777" w:rsidR="005A2A7E" w:rsidRDefault="008E3266">
            <w:pPr>
              <w:pStyle w:val="TableParagraph"/>
              <w:spacing w:before="15" w:line="240" w:lineRule="auto"/>
              <w:ind w:left="97" w:right="122"/>
              <w:jc w:val="left"/>
              <w:rPr>
                <w:sz w:val="20"/>
              </w:rPr>
            </w:pPr>
            <w:r>
              <w:rPr>
                <w:sz w:val="20"/>
              </w:rPr>
              <w:t>The study demonstrated that the RF algorithm</w:t>
            </w:r>
            <w:r>
              <w:rPr>
                <w:spacing w:val="-10"/>
                <w:sz w:val="20"/>
              </w:rPr>
              <w:t xml:space="preserve"> </w:t>
            </w:r>
            <w:r>
              <w:rPr>
                <w:sz w:val="20"/>
              </w:rPr>
              <w:t>achieved</w:t>
            </w:r>
            <w:r>
              <w:rPr>
                <w:spacing w:val="-10"/>
                <w:sz w:val="20"/>
              </w:rPr>
              <w:t xml:space="preserve"> </w:t>
            </w:r>
            <w:r>
              <w:rPr>
                <w:sz w:val="20"/>
              </w:rPr>
              <w:t>the</w:t>
            </w:r>
            <w:r>
              <w:rPr>
                <w:spacing w:val="-10"/>
                <w:sz w:val="20"/>
              </w:rPr>
              <w:t xml:space="preserve"> </w:t>
            </w:r>
            <w:r>
              <w:rPr>
                <w:sz w:val="20"/>
              </w:rPr>
              <w:t>best</w:t>
            </w:r>
            <w:r>
              <w:rPr>
                <w:spacing w:val="-10"/>
                <w:sz w:val="20"/>
              </w:rPr>
              <w:t xml:space="preserve"> </w:t>
            </w:r>
            <w:r>
              <w:rPr>
                <w:sz w:val="20"/>
              </w:rPr>
              <w:t xml:space="preserve">performance in detecting network attacks with high </w:t>
            </w:r>
            <w:r>
              <w:rPr>
                <w:spacing w:val="-2"/>
                <w:sz w:val="20"/>
              </w:rPr>
              <w:t>accuracy.</w:t>
            </w:r>
          </w:p>
        </w:tc>
      </w:tr>
    </w:tbl>
    <w:p w14:paraId="3B5A5A59" w14:textId="77777777" w:rsidR="005A2A7E" w:rsidRDefault="008E3266">
      <w:pPr>
        <w:pStyle w:val="Balk1"/>
        <w:numPr>
          <w:ilvl w:val="1"/>
          <w:numId w:val="4"/>
        </w:numPr>
        <w:tabs>
          <w:tab w:val="left" w:pos="501"/>
        </w:tabs>
        <w:spacing w:before="229"/>
        <w:ind w:left="501"/>
      </w:pPr>
      <w:r>
        <w:t xml:space="preserve">IDS </w:t>
      </w:r>
      <w:r>
        <w:rPr>
          <w:spacing w:val="-2"/>
        </w:rPr>
        <w:t>Datasets</w:t>
      </w:r>
    </w:p>
    <w:p w14:paraId="1448DCEE" w14:textId="77777777" w:rsidR="005A2A7E" w:rsidRDefault="005A2A7E">
      <w:pPr>
        <w:pStyle w:val="GvdeMetni"/>
        <w:spacing w:before="5"/>
        <w:ind w:left="0"/>
        <w:rPr>
          <w:b/>
        </w:rPr>
      </w:pPr>
    </w:p>
    <w:p w14:paraId="4A504CB5" w14:textId="77777777" w:rsidR="005A2A7E" w:rsidRDefault="008E3266">
      <w:pPr>
        <w:pStyle w:val="GvdeMetni"/>
        <w:spacing w:line="276" w:lineRule="auto"/>
        <w:ind w:right="178"/>
        <w:jc w:val="both"/>
      </w:pPr>
      <w:r>
        <w:t>The</w:t>
      </w:r>
      <w:r>
        <w:rPr>
          <w:spacing w:val="40"/>
        </w:rPr>
        <w:t xml:space="preserve"> </w:t>
      </w:r>
      <w:r>
        <w:t>IDS</w:t>
      </w:r>
      <w:r>
        <w:rPr>
          <w:spacing w:val="40"/>
        </w:rPr>
        <w:t xml:space="preserve"> </w:t>
      </w:r>
      <w:r>
        <w:t>datasets</w:t>
      </w:r>
      <w:r>
        <w:rPr>
          <w:spacing w:val="40"/>
        </w:rPr>
        <w:t xml:space="preserve"> </w:t>
      </w:r>
      <w:r>
        <w:t>used</w:t>
      </w:r>
      <w:r>
        <w:rPr>
          <w:spacing w:val="40"/>
        </w:rPr>
        <w:t xml:space="preserve"> </w:t>
      </w:r>
      <w:r>
        <w:t>in</w:t>
      </w:r>
      <w:r>
        <w:rPr>
          <w:spacing w:val="40"/>
        </w:rPr>
        <w:t xml:space="preserve"> </w:t>
      </w:r>
      <w:r>
        <w:t>this</w:t>
      </w:r>
      <w:r>
        <w:rPr>
          <w:spacing w:val="40"/>
        </w:rPr>
        <w:t xml:space="preserve"> </w:t>
      </w:r>
      <w:r>
        <w:t>study</w:t>
      </w:r>
      <w:r>
        <w:rPr>
          <w:spacing w:val="40"/>
        </w:rPr>
        <w:t xml:space="preserve"> </w:t>
      </w:r>
      <w:r>
        <w:t>include</w:t>
      </w:r>
      <w:r>
        <w:rPr>
          <w:spacing w:val="40"/>
        </w:rPr>
        <w:t xml:space="preserve"> </w:t>
      </w:r>
      <w:r>
        <w:t>UNSW-NB15,</w:t>
      </w:r>
      <w:r>
        <w:rPr>
          <w:spacing w:val="40"/>
        </w:rPr>
        <w:t xml:space="preserve"> </w:t>
      </w:r>
      <w:r>
        <w:t>NSL-KDD,</w:t>
      </w:r>
      <w:r>
        <w:rPr>
          <w:spacing w:val="40"/>
        </w:rPr>
        <w:t xml:space="preserve"> </w:t>
      </w:r>
      <w:r>
        <w:t>CICIDS2017, CIRA-CIC-DoHBrw-2020, and CICIoT2023. Additionally, several datasets exist in the literature but</w:t>
      </w:r>
      <w:r>
        <w:rPr>
          <w:spacing w:val="-4"/>
        </w:rPr>
        <w:t xml:space="preserve"> </w:t>
      </w:r>
      <w:r>
        <w:t>were</w:t>
      </w:r>
      <w:r>
        <w:rPr>
          <w:spacing w:val="-4"/>
        </w:rPr>
        <w:t xml:space="preserve"> </w:t>
      </w:r>
      <w:r>
        <w:t>not</w:t>
      </w:r>
      <w:r>
        <w:rPr>
          <w:spacing w:val="-4"/>
        </w:rPr>
        <w:t xml:space="preserve"> </w:t>
      </w:r>
      <w:r>
        <w:t>utilized</w:t>
      </w:r>
      <w:r>
        <w:rPr>
          <w:spacing w:val="-4"/>
        </w:rPr>
        <w:t xml:space="preserve"> </w:t>
      </w:r>
      <w:r>
        <w:t>in</w:t>
      </w:r>
      <w:r>
        <w:rPr>
          <w:spacing w:val="-4"/>
        </w:rPr>
        <w:t xml:space="preserve"> </w:t>
      </w:r>
      <w:r>
        <w:t>this</w:t>
      </w:r>
      <w:r>
        <w:rPr>
          <w:spacing w:val="-4"/>
        </w:rPr>
        <w:t xml:space="preserve"> </w:t>
      </w:r>
      <w:r>
        <w:t>study,</w:t>
      </w:r>
      <w:r>
        <w:rPr>
          <w:spacing w:val="-4"/>
        </w:rPr>
        <w:t xml:space="preserve"> </w:t>
      </w:r>
      <w:r>
        <w:t>including</w:t>
      </w:r>
      <w:r>
        <w:rPr>
          <w:spacing w:val="-4"/>
        </w:rPr>
        <w:t xml:space="preserve"> </w:t>
      </w:r>
      <w:r>
        <w:t>KDD</w:t>
      </w:r>
      <w:r>
        <w:rPr>
          <w:spacing w:val="-4"/>
        </w:rPr>
        <w:t xml:space="preserve"> </w:t>
      </w:r>
      <w:r>
        <w:t>Cup</w:t>
      </w:r>
      <w:r>
        <w:rPr>
          <w:spacing w:val="-4"/>
        </w:rPr>
        <w:t xml:space="preserve"> </w:t>
      </w:r>
      <w:r>
        <w:t>99,</w:t>
      </w:r>
      <w:r>
        <w:rPr>
          <w:spacing w:val="-4"/>
        </w:rPr>
        <w:t xml:space="preserve"> </w:t>
      </w:r>
      <w:r>
        <w:t>DEFCON,</w:t>
      </w:r>
      <w:r>
        <w:rPr>
          <w:spacing w:val="-4"/>
        </w:rPr>
        <w:t xml:space="preserve"> </w:t>
      </w:r>
      <w:r>
        <w:t>Kyoto</w:t>
      </w:r>
      <w:r>
        <w:rPr>
          <w:spacing w:val="-4"/>
        </w:rPr>
        <w:t xml:space="preserve"> </w:t>
      </w:r>
      <w:r>
        <w:t>2006+, UMASS, ISCX2012, CSE-CIC-IDS2018, and 5G-NIDD. General descriptions of these datasets are provided below under specific headings.</w:t>
      </w:r>
    </w:p>
    <w:p w14:paraId="059BA914" w14:textId="77777777" w:rsidR="005A2A7E" w:rsidRDefault="008E3266">
      <w:pPr>
        <w:pStyle w:val="Balk1"/>
        <w:numPr>
          <w:ilvl w:val="1"/>
          <w:numId w:val="4"/>
        </w:numPr>
        <w:tabs>
          <w:tab w:val="left" w:pos="501"/>
        </w:tabs>
        <w:ind w:left="501"/>
      </w:pPr>
      <w:r>
        <w:t xml:space="preserve">XAI Methods Used in </w:t>
      </w:r>
      <w:r>
        <w:rPr>
          <w:spacing w:val="-5"/>
        </w:rPr>
        <w:t>IDS</w:t>
      </w:r>
    </w:p>
    <w:p w14:paraId="3FB21844" w14:textId="77777777" w:rsidR="005A2A7E" w:rsidRDefault="005A2A7E">
      <w:pPr>
        <w:pStyle w:val="GvdeMetni"/>
        <w:spacing w:before="5"/>
        <w:ind w:left="0"/>
        <w:rPr>
          <w:b/>
        </w:rPr>
      </w:pPr>
    </w:p>
    <w:p w14:paraId="2E59C4CB" w14:textId="77777777" w:rsidR="005A2A7E" w:rsidRDefault="008E3266">
      <w:pPr>
        <w:pStyle w:val="GvdeMetni"/>
        <w:spacing w:line="276" w:lineRule="auto"/>
        <w:ind w:right="179"/>
        <w:jc w:val="both"/>
      </w:pPr>
      <w:r>
        <w:t>Intrusion Detection System (IDS) utilizes various Explainable AI (XAI) methods, which</w:t>
      </w:r>
      <w:r>
        <w:rPr>
          <w:spacing w:val="-3"/>
        </w:rPr>
        <w:t xml:space="preserve"> </w:t>
      </w:r>
      <w:r>
        <w:t>can be categorized into feature-based explanations, perturbation-based explanations, decomposition-based explanations, and hybrid-based explanations. Feature-based explanations aim to determine the impact of each feature on the prediction and are implemented</w:t>
      </w:r>
      <w:r>
        <w:rPr>
          <w:spacing w:val="80"/>
        </w:rPr>
        <w:t xml:space="preserve"> </w:t>
      </w:r>
      <w:r>
        <w:t>using</w:t>
      </w:r>
      <w:r>
        <w:rPr>
          <w:spacing w:val="40"/>
        </w:rPr>
        <w:t xml:space="preserve"> </w:t>
      </w:r>
      <w:r>
        <w:t>methods</w:t>
      </w:r>
      <w:r>
        <w:rPr>
          <w:spacing w:val="40"/>
        </w:rPr>
        <w:t xml:space="preserve"> </w:t>
      </w:r>
      <w:r>
        <w:t>such</w:t>
      </w:r>
      <w:r>
        <w:rPr>
          <w:spacing w:val="40"/>
        </w:rPr>
        <w:t xml:space="preserve"> </w:t>
      </w:r>
      <w:r>
        <w:t>as</w:t>
      </w:r>
      <w:r>
        <w:rPr>
          <w:spacing w:val="40"/>
        </w:rPr>
        <w:t xml:space="preserve"> </w:t>
      </w:r>
      <w:r>
        <w:t>SHapley</w:t>
      </w:r>
      <w:r>
        <w:rPr>
          <w:spacing w:val="40"/>
        </w:rPr>
        <w:t xml:space="preserve"> </w:t>
      </w:r>
      <w:r>
        <w:t>Additive</w:t>
      </w:r>
      <w:r>
        <w:rPr>
          <w:spacing w:val="40"/>
        </w:rPr>
        <w:t xml:space="preserve"> </w:t>
      </w:r>
      <w:r>
        <w:t>exPlanation</w:t>
      </w:r>
      <w:r>
        <w:rPr>
          <w:spacing w:val="40"/>
        </w:rPr>
        <w:t xml:space="preserve"> </w:t>
      </w:r>
      <w:r>
        <w:t>(SHAP).</w:t>
      </w:r>
      <w:r>
        <w:rPr>
          <w:spacing w:val="80"/>
        </w:rPr>
        <w:t xml:space="preserve"> </w:t>
      </w:r>
      <w:r>
        <w:t>Perturbation-based explanations analyze the model’s decision-making process by making small changes to the input data and observing variations in the</w:t>
      </w:r>
      <w:r>
        <w:rPr>
          <w:spacing w:val="-2"/>
        </w:rPr>
        <w:t xml:space="preserve"> </w:t>
      </w:r>
      <w:r>
        <w:t>output</w:t>
      </w:r>
      <w:r>
        <w:rPr>
          <w:spacing w:val="-2"/>
        </w:rPr>
        <w:t xml:space="preserve"> </w:t>
      </w:r>
      <w:r>
        <w:t>space,</w:t>
      </w:r>
      <w:r>
        <w:rPr>
          <w:spacing w:val="-2"/>
        </w:rPr>
        <w:t xml:space="preserve"> </w:t>
      </w:r>
      <w:r>
        <w:t>with</w:t>
      </w:r>
      <w:r>
        <w:rPr>
          <w:spacing w:val="-2"/>
        </w:rPr>
        <w:t xml:space="preserve"> </w:t>
      </w:r>
      <w:r>
        <w:t xml:space="preserve">techniques like Local Interpretable Model-Agnostic Explanation (LIME). Decomposition-based explanations assign an importance measure to input features by decomposing the model </w:t>
      </w:r>
      <w:del w:id="134" w:author="Dekan" w:date="2025-02-10T01:47:00Z">
        <w:r w:rsidDel="008E3266">
          <w:delText>signal,</w:delText>
        </w:r>
        <w:r w:rsidDel="008E3266">
          <w:rPr>
            <w:spacing w:val="30"/>
          </w:rPr>
          <w:delText xml:space="preserve">  </w:delText>
        </w:r>
        <w:r w:rsidDel="008E3266">
          <w:delText>with</w:delText>
        </w:r>
      </w:del>
      <w:ins w:id="135" w:author="Dekan" w:date="2025-02-10T01:47:00Z">
        <w:r>
          <w:t>signal</w:t>
        </w:r>
        <w:r>
          <w:rPr>
            <w:spacing w:val="30"/>
          </w:rPr>
          <w:t xml:space="preserve"> with</w:t>
        </w:r>
      </w:ins>
      <w:r>
        <w:rPr>
          <w:spacing w:val="30"/>
        </w:rPr>
        <w:t xml:space="preserve">  </w:t>
      </w:r>
      <w:r>
        <w:t>Integrated</w:t>
      </w:r>
      <w:r>
        <w:rPr>
          <w:spacing w:val="30"/>
        </w:rPr>
        <w:t xml:space="preserve">  </w:t>
      </w:r>
      <w:r>
        <w:t>Gradients</w:t>
      </w:r>
      <w:r>
        <w:rPr>
          <w:spacing w:val="30"/>
        </w:rPr>
        <w:t xml:space="preserve">  </w:t>
      </w:r>
      <w:r>
        <w:t>being</w:t>
      </w:r>
      <w:r>
        <w:rPr>
          <w:spacing w:val="75"/>
          <w:w w:val="150"/>
        </w:rPr>
        <w:t xml:space="preserve"> </w:t>
      </w:r>
      <w:r>
        <w:t>an</w:t>
      </w:r>
      <w:r>
        <w:rPr>
          <w:spacing w:val="75"/>
          <w:w w:val="150"/>
        </w:rPr>
        <w:t xml:space="preserve"> </w:t>
      </w:r>
      <w:r>
        <w:t>example</w:t>
      </w:r>
      <w:r>
        <w:rPr>
          <w:spacing w:val="75"/>
          <w:w w:val="150"/>
        </w:rPr>
        <w:t xml:space="preserve"> </w:t>
      </w:r>
      <w:r>
        <w:t>of</w:t>
      </w:r>
      <w:r>
        <w:rPr>
          <w:spacing w:val="75"/>
          <w:w w:val="150"/>
        </w:rPr>
        <w:t xml:space="preserve"> </w:t>
      </w:r>
      <w:r>
        <w:t>this</w:t>
      </w:r>
      <w:r>
        <w:rPr>
          <w:spacing w:val="75"/>
          <w:w w:val="150"/>
        </w:rPr>
        <w:t xml:space="preserve"> </w:t>
      </w:r>
      <w:r>
        <w:t>approach.</w:t>
      </w:r>
      <w:r>
        <w:rPr>
          <w:spacing w:val="75"/>
          <w:w w:val="150"/>
        </w:rPr>
        <w:t xml:space="preserve"> </w:t>
      </w:r>
      <w:r>
        <w:t>Hybrid-</w:t>
      </w:r>
      <w:r>
        <w:rPr>
          <w:spacing w:val="-2"/>
        </w:rPr>
        <w:t>based</w:t>
      </w:r>
    </w:p>
    <w:p w14:paraId="44DF5C4A" w14:textId="77777777" w:rsidR="005A2A7E" w:rsidRDefault="005A2A7E">
      <w:pPr>
        <w:pStyle w:val="GvdeMetni"/>
        <w:spacing w:line="276" w:lineRule="auto"/>
        <w:jc w:val="both"/>
        <w:sectPr w:rsidR="005A2A7E">
          <w:type w:val="continuous"/>
          <w:pgSz w:w="11920" w:h="16840"/>
          <w:pgMar w:top="1420" w:right="1275" w:bottom="280" w:left="1275" w:header="720" w:footer="720" w:gutter="0"/>
          <w:cols w:space="720"/>
        </w:sectPr>
      </w:pPr>
    </w:p>
    <w:p w14:paraId="47E453BB" w14:textId="77777777" w:rsidR="005A2A7E" w:rsidRDefault="008E3266">
      <w:pPr>
        <w:pStyle w:val="GvdeMetni"/>
        <w:spacing w:before="60" w:line="276" w:lineRule="auto"/>
        <w:ind w:right="177"/>
        <w:jc w:val="both"/>
      </w:pPr>
      <w:r>
        <w:t>explanations combine multiple XAI techniques, offering more flexible and comprehensive insights into the model’s decisions. In the study conducted by Hariharan et al. (2023), Permutation Importance (PI), SHapley Additive exPlanation (SHAP), Local Interpretable Model-Agnostic Explanation (LIME), and Contextual Importance and Utility</w:t>
      </w:r>
      <w:r>
        <w:rPr>
          <w:spacing w:val="-3"/>
        </w:rPr>
        <w:t xml:space="preserve"> </w:t>
      </w:r>
      <w:r>
        <w:t>(CIU)</w:t>
      </w:r>
      <w:r>
        <w:rPr>
          <w:spacing w:val="-3"/>
        </w:rPr>
        <w:t xml:space="preserve"> </w:t>
      </w:r>
      <w:r>
        <w:t>methods were used. These methods enabled both global and local-level explanations, enhancing the interpretability of IDS models' decision mechanisms [20]. On the other hand, Neupane et al. (2022) examined feature-based, perturbation-based, decomposition-based, and hybrid-based explanations in IDS. The study assessed the effectiveness of different XAI approaches using methods such as SHAP, LIME, and Integrated</w:t>
      </w:r>
      <w:r>
        <w:rPr>
          <w:spacing w:val="-6"/>
        </w:rPr>
        <w:t xml:space="preserve"> </w:t>
      </w:r>
      <w:r>
        <w:t>Gradients.</w:t>
      </w:r>
      <w:r>
        <w:rPr>
          <w:spacing w:val="-6"/>
        </w:rPr>
        <w:t xml:space="preserve"> </w:t>
      </w:r>
      <w:r>
        <w:t>By</w:t>
      </w:r>
      <w:r>
        <w:rPr>
          <w:spacing w:val="-6"/>
        </w:rPr>
        <w:t xml:space="preserve"> </w:t>
      </w:r>
      <w:r>
        <w:t>integrating</w:t>
      </w:r>
      <w:r>
        <w:rPr>
          <w:spacing w:val="-6"/>
        </w:rPr>
        <w:t xml:space="preserve"> </w:t>
      </w:r>
      <w:r>
        <w:t>multiple</w:t>
      </w:r>
      <w:r>
        <w:rPr>
          <w:spacing w:val="-6"/>
        </w:rPr>
        <w:t xml:space="preserve"> </w:t>
      </w:r>
      <w:r>
        <w:t>explanation techniques, hybrid-based explanations provided more flexible and comprehensive insights</w:t>
      </w:r>
      <w:r>
        <w:rPr>
          <w:spacing w:val="40"/>
        </w:rPr>
        <w:t xml:space="preserve"> </w:t>
      </w:r>
      <w:r>
        <w:t>into IDS models [8]. Both studies contribute significantly to improving the transparency</w:t>
      </w:r>
      <w:r>
        <w:rPr>
          <w:spacing w:val="-2"/>
        </w:rPr>
        <w:t xml:space="preserve"> </w:t>
      </w:r>
      <w:r>
        <w:t>and reliability of IDS models by exploring different aspects of Explainable</w:t>
      </w:r>
      <w:r>
        <w:rPr>
          <w:spacing w:val="-2"/>
        </w:rPr>
        <w:t xml:space="preserve"> </w:t>
      </w:r>
      <w:r>
        <w:t>AI</w:t>
      </w:r>
      <w:r>
        <w:rPr>
          <w:spacing w:val="-2"/>
        </w:rPr>
        <w:t xml:space="preserve"> </w:t>
      </w:r>
      <w:r>
        <w:t>techniques.</w:t>
      </w:r>
      <w:r>
        <w:rPr>
          <w:spacing w:val="-2"/>
        </w:rPr>
        <w:t xml:space="preserve"> </w:t>
      </w:r>
      <w:r>
        <w:t>In</w:t>
      </w:r>
      <w:r>
        <w:rPr>
          <w:spacing w:val="-2"/>
        </w:rPr>
        <w:t xml:space="preserve"> </w:t>
      </w:r>
      <w:r>
        <w:t>this study, SHAP and LIME are implemented as XAI approaches in IDS.</w:t>
      </w:r>
    </w:p>
    <w:p w14:paraId="1D6D0667" w14:textId="77777777" w:rsidR="005A2A7E" w:rsidRDefault="008E3266">
      <w:pPr>
        <w:pStyle w:val="Balk1"/>
        <w:numPr>
          <w:ilvl w:val="0"/>
          <w:numId w:val="4"/>
        </w:numPr>
        <w:tabs>
          <w:tab w:val="left" w:pos="381"/>
        </w:tabs>
        <w:ind w:left="381"/>
      </w:pPr>
      <w:r>
        <w:t xml:space="preserve">IDS </w:t>
      </w:r>
      <w:r>
        <w:rPr>
          <w:spacing w:val="-2"/>
        </w:rPr>
        <w:t>Classification</w:t>
      </w:r>
    </w:p>
    <w:p w14:paraId="7A9B4C3F" w14:textId="77777777" w:rsidR="005A2A7E" w:rsidRDefault="008E3266">
      <w:pPr>
        <w:pStyle w:val="GvdeMetni"/>
        <w:spacing w:before="200" w:line="276" w:lineRule="auto"/>
        <w:ind w:right="178"/>
        <w:jc w:val="both"/>
      </w:pPr>
      <w:del w:id="136" w:author="Dekan" w:date="2025-02-10T01:55:00Z">
        <w:r w:rsidDel="008E3266">
          <w:delText xml:space="preserve">Intrusion Detection Systems (IDS) </w:delText>
        </w:r>
      </w:del>
      <w:ins w:id="137" w:author="Dekan" w:date="2025-02-10T01:55:00Z">
        <w:r>
          <w:t>IDS</w:t>
        </w:r>
      </w:ins>
      <w:ins w:id="138" w:author="Dekan" w:date="2025-02-10T02:01:00Z">
        <w:r w:rsidR="00C17414">
          <w:t xml:space="preserve">s </w:t>
        </w:r>
      </w:ins>
      <w:r>
        <w:t>play a crucial role in</w:t>
      </w:r>
      <w:r>
        <w:rPr>
          <w:spacing w:val="-3"/>
        </w:rPr>
        <w:t xml:space="preserve"> </w:t>
      </w:r>
      <w:r>
        <w:t>modern</w:t>
      </w:r>
      <w:r>
        <w:rPr>
          <w:spacing w:val="-3"/>
        </w:rPr>
        <w:t xml:space="preserve"> </w:t>
      </w:r>
      <w:r>
        <w:t>cybersecurity</w:t>
      </w:r>
      <w:r>
        <w:rPr>
          <w:spacing w:val="-3"/>
        </w:rPr>
        <w:t xml:space="preserve"> </w:t>
      </w:r>
      <w:r>
        <w:t>infrastructure, providing significant protection against unauthorized access and</w:t>
      </w:r>
      <w:r>
        <w:rPr>
          <w:spacing w:val="-5"/>
        </w:rPr>
        <w:t xml:space="preserve"> </w:t>
      </w:r>
      <w:r>
        <w:t>malicious</w:t>
      </w:r>
      <w:r>
        <w:rPr>
          <w:spacing w:val="-5"/>
        </w:rPr>
        <w:t xml:space="preserve"> </w:t>
      </w:r>
      <w:r>
        <w:t>activities.</w:t>
      </w:r>
      <w:r>
        <w:rPr>
          <w:spacing w:val="-5"/>
        </w:rPr>
        <w:t xml:space="preserve"> </w:t>
      </w:r>
      <w:r>
        <w:t>Various types of IDS exist, each targeting different aspects of</w:t>
      </w:r>
      <w:r>
        <w:rPr>
          <w:spacing w:val="-5"/>
        </w:rPr>
        <w:t xml:space="preserve"> </w:t>
      </w:r>
      <w:r>
        <w:t>network</w:t>
      </w:r>
      <w:r>
        <w:rPr>
          <w:spacing w:val="-5"/>
        </w:rPr>
        <w:t xml:space="preserve"> </w:t>
      </w:r>
      <w:r>
        <w:t>security,</w:t>
      </w:r>
      <w:r>
        <w:rPr>
          <w:spacing w:val="-5"/>
        </w:rPr>
        <w:t xml:space="preserve"> </w:t>
      </w:r>
      <w:r>
        <w:t>with</w:t>
      </w:r>
      <w:r>
        <w:rPr>
          <w:spacing w:val="-5"/>
        </w:rPr>
        <w:t xml:space="preserve"> </w:t>
      </w:r>
      <w:r>
        <w:t>distinct</w:t>
      </w:r>
      <w:r>
        <w:rPr>
          <w:spacing w:val="-5"/>
        </w:rPr>
        <w:t xml:space="preserve"> </w:t>
      </w:r>
      <w:r>
        <w:t>methods and applications [21]. Table 2 presents an overview of IDS types, detection methods,</w:t>
      </w:r>
      <w:r>
        <w:rPr>
          <w:spacing w:val="40"/>
        </w:rPr>
        <w:t xml:space="preserve"> </w:t>
      </w:r>
      <w:r>
        <w:t>strengths and weaknesses, and the most suitable systems for their implementation.</w:t>
      </w:r>
    </w:p>
    <w:p w14:paraId="32C8FAE2" w14:textId="77777777" w:rsidR="005A2A7E" w:rsidRDefault="005A2A7E">
      <w:pPr>
        <w:pStyle w:val="GvdeMetni"/>
        <w:spacing w:before="41"/>
        <w:ind w:left="0"/>
      </w:pPr>
    </w:p>
    <w:p w14:paraId="634D7C74" w14:textId="77777777" w:rsidR="005A2A7E" w:rsidRDefault="008E3266">
      <w:pPr>
        <w:ind w:left="247" w:right="282"/>
        <w:jc w:val="center"/>
        <w:rPr>
          <w:sz w:val="20"/>
        </w:rPr>
      </w:pPr>
      <w:r>
        <w:rPr>
          <w:sz w:val="20"/>
        </w:rPr>
        <w:t>Table</w:t>
      </w:r>
      <w:r>
        <w:rPr>
          <w:spacing w:val="-7"/>
          <w:sz w:val="20"/>
        </w:rPr>
        <w:t xml:space="preserve"> </w:t>
      </w:r>
      <w:r>
        <w:rPr>
          <w:sz w:val="20"/>
        </w:rPr>
        <w:t>2.</w:t>
      </w:r>
      <w:r>
        <w:rPr>
          <w:spacing w:val="-7"/>
          <w:sz w:val="20"/>
        </w:rPr>
        <w:t xml:space="preserve"> </w:t>
      </w:r>
      <w:r>
        <w:rPr>
          <w:sz w:val="20"/>
        </w:rPr>
        <w:t>Classification</w:t>
      </w:r>
      <w:r>
        <w:rPr>
          <w:spacing w:val="-7"/>
          <w:sz w:val="20"/>
        </w:rPr>
        <w:t xml:space="preserve"> </w:t>
      </w:r>
      <w:r>
        <w:rPr>
          <w:sz w:val="20"/>
        </w:rPr>
        <w:t>of</w:t>
      </w:r>
      <w:r>
        <w:rPr>
          <w:spacing w:val="37"/>
          <w:sz w:val="20"/>
        </w:rPr>
        <w:t xml:space="preserve"> </w:t>
      </w:r>
      <w:r>
        <w:rPr>
          <w:sz w:val="20"/>
        </w:rPr>
        <w:t>IDS</w:t>
      </w:r>
      <w:r>
        <w:rPr>
          <w:spacing w:val="-6"/>
          <w:sz w:val="20"/>
        </w:rPr>
        <w:t xml:space="preserve"> </w:t>
      </w:r>
      <w:r>
        <w:rPr>
          <w:spacing w:val="-2"/>
          <w:sz w:val="20"/>
        </w:rPr>
        <w:t>Types</w:t>
      </w:r>
    </w:p>
    <w:tbl>
      <w:tblPr>
        <w:tblStyle w:val="TableNormal"/>
        <w:tblW w:w="0" w:type="auto"/>
        <w:tblInd w:w="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Change w:id="139" w:author="Dekan" w:date="2025-02-10T03:00:00Z">
          <w:tblPr>
            <w:tblStyle w:val="TableNormal"/>
            <w:tblW w:w="0" w:type="auto"/>
            <w:tblInd w:w="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PrChange>
      </w:tblPr>
      <w:tblGrid>
        <w:gridCol w:w="1406"/>
        <w:gridCol w:w="1994"/>
        <w:gridCol w:w="1860"/>
        <w:gridCol w:w="1540"/>
        <w:gridCol w:w="2140"/>
        <w:tblGridChange w:id="140">
          <w:tblGrid>
            <w:gridCol w:w="1406"/>
            <w:gridCol w:w="294"/>
            <w:gridCol w:w="1700"/>
            <w:gridCol w:w="1860"/>
            <w:gridCol w:w="1540"/>
            <w:gridCol w:w="2140"/>
          </w:tblGrid>
        </w:tblGridChange>
      </w:tblGrid>
      <w:tr w:rsidR="005A2A7E" w14:paraId="0A1734FB" w14:textId="77777777" w:rsidTr="00BC502A">
        <w:trPr>
          <w:trHeight w:val="199"/>
          <w:trPrChange w:id="141" w:author="Dekan" w:date="2025-02-10T03:00:00Z">
            <w:trPr>
              <w:trHeight w:val="199"/>
            </w:trPr>
          </w:trPrChange>
        </w:trPr>
        <w:tc>
          <w:tcPr>
            <w:tcW w:w="1406" w:type="dxa"/>
            <w:tcPrChange w:id="142" w:author="Dekan" w:date="2025-02-10T03:00:00Z">
              <w:tcPr>
                <w:tcW w:w="1700" w:type="dxa"/>
                <w:gridSpan w:val="2"/>
              </w:tcPr>
            </w:tcPrChange>
          </w:tcPr>
          <w:p w14:paraId="2EAC4B81" w14:textId="77777777" w:rsidR="005A2A7E" w:rsidRDefault="008E3266">
            <w:pPr>
              <w:pStyle w:val="TableParagraph"/>
              <w:spacing w:line="180" w:lineRule="exact"/>
              <w:ind w:left="112"/>
              <w:jc w:val="left"/>
              <w:rPr>
                <w:sz w:val="18"/>
              </w:rPr>
            </w:pPr>
            <w:r>
              <w:rPr>
                <w:sz w:val="18"/>
              </w:rPr>
              <w:t xml:space="preserve">IDS </w:t>
            </w:r>
            <w:r>
              <w:rPr>
                <w:spacing w:val="-4"/>
                <w:sz w:val="18"/>
              </w:rPr>
              <w:t>Type</w:t>
            </w:r>
          </w:p>
        </w:tc>
        <w:tc>
          <w:tcPr>
            <w:tcW w:w="1994" w:type="dxa"/>
            <w:tcPrChange w:id="143" w:author="Dekan" w:date="2025-02-10T03:00:00Z">
              <w:tcPr>
                <w:tcW w:w="1700" w:type="dxa"/>
              </w:tcPr>
            </w:tcPrChange>
          </w:tcPr>
          <w:p w14:paraId="22D953C7" w14:textId="77777777" w:rsidR="005A2A7E" w:rsidRDefault="008E3266">
            <w:pPr>
              <w:pStyle w:val="TableParagraph"/>
              <w:spacing w:line="180" w:lineRule="exact"/>
              <w:ind w:left="106"/>
              <w:jc w:val="left"/>
              <w:rPr>
                <w:sz w:val="18"/>
              </w:rPr>
            </w:pPr>
            <w:r>
              <w:rPr>
                <w:sz w:val="18"/>
              </w:rPr>
              <w:t xml:space="preserve">Detection </w:t>
            </w:r>
            <w:r>
              <w:rPr>
                <w:spacing w:val="-2"/>
                <w:sz w:val="18"/>
              </w:rPr>
              <w:t>Method</w:t>
            </w:r>
          </w:p>
        </w:tc>
        <w:tc>
          <w:tcPr>
            <w:tcW w:w="1860" w:type="dxa"/>
            <w:tcPrChange w:id="144" w:author="Dekan" w:date="2025-02-10T03:00:00Z">
              <w:tcPr>
                <w:tcW w:w="1860" w:type="dxa"/>
              </w:tcPr>
            </w:tcPrChange>
          </w:tcPr>
          <w:p w14:paraId="066FD0D0" w14:textId="77777777" w:rsidR="005A2A7E" w:rsidRDefault="008E3266">
            <w:pPr>
              <w:pStyle w:val="TableParagraph"/>
              <w:spacing w:line="180" w:lineRule="exact"/>
              <w:ind w:left="102"/>
              <w:jc w:val="left"/>
              <w:rPr>
                <w:sz w:val="18"/>
              </w:rPr>
            </w:pPr>
            <w:r>
              <w:rPr>
                <w:spacing w:val="-2"/>
                <w:sz w:val="18"/>
              </w:rPr>
              <w:t>Strengths</w:t>
            </w:r>
          </w:p>
        </w:tc>
        <w:tc>
          <w:tcPr>
            <w:tcW w:w="1540" w:type="dxa"/>
            <w:tcPrChange w:id="145" w:author="Dekan" w:date="2025-02-10T03:00:00Z">
              <w:tcPr>
                <w:tcW w:w="1540" w:type="dxa"/>
              </w:tcPr>
            </w:tcPrChange>
          </w:tcPr>
          <w:p w14:paraId="0AAA7509" w14:textId="77777777" w:rsidR="005A2A7E" w:rsidRDefault="008E3266">
            <w:pPr>
              <w:pStyle w:val="TableParagraph"/>
              <w:spacing w:line="180" w:lineRule="exact"/>
              <w:ind w:left="192"/>
              <w:jc w:val="left"/>
              <w:rPr>
                <w:sz w:val="18"/>
              </w:rPr>
            </w:pPr>
            <w:r>
              <w:rPr>
                <w:spacing w:val="-2"/>
                <w:sz w:val="18"/>
              </w:rPr>
              <w:t>Weaknesses</w:t>
            </w:r>
          </w:p>
        </w:tc>
        <w:tc>
          <w:tcPr>
            <w:tcW w:w="2140" w:type="dxa"/>
            <w:tcPrChange w:id="146" w:author="Dekan" w:date="2025-02-10T03:00:00Z">
              <w:tcPr>
                <w:tcW w:w="2140" w:type="dxa"/>
              </w:tcPr>
            </w:tcPrChange>
          </w:tcPr>
          <w:p w14:paraId="485899F5" w14:textId="77777777" w:rsidR="005A2A7E" w:rsidRDefault="008E3266">
            <w:pPr>
              <w:pStyle w:val="TableParagraph"/>
              <w:spacing w:line="180" w:lineRule="exact"/>
              <w:ind w:left="107"/>
              <w:jc w:val="left"/>
              <w:rPr>
                <w:sz w:val="18"/>
              </w:rPr>
            </w:pPr>
            <w:r>
              <w:rPr>
                <w:sz w:val="18"/>
              </w:rPr>
              <w:t xml:space="preserve">Most Suitable </w:t>
            </w:r>
            <w:r>
              <w:rPr>
                <w:spacing w:val="-2"/>
                <w:sz w:val="18"/>
              </w:rPr>
              <w:t>System</w:t>
            </w:r>
          </w:p>
        </w:tc>
      </w:tr>
      <w:tr w:rsidR="005A2A7E" w14:paraId="5E6CD98A" w14:textId="77777777" w:rsidTr="00BC502A">
        <w:trPr>
          <w:trHeight w:val="839"/>
          <w:trPrChange w:id="147" w:author="Dekan" w:date="2025-02-10T03:00:00Z">
            <w:trPr>
              <w:trHeight w:val="839"/>
            </w:trPr>
          </w:trPrChange>
        </w:trPr>
        <w:tc>
          <w:tcPr>
            <w:tcW w:w="1406" w:type="dxa"/>
            <w:tcPrChange w:id="148" w:author="Dekan" w:date="2025-02-10T03:00:00Z">
              <w:tcPr>
                <w:tcW w:w="1700" w:type="dxa"/>
                <w:gridSpan w:val="2"/>
              </w:tcPr>
            </w:tcPrChange>
          </w:tcPr>
          <w:p w14:paraId="37584705" w14:textId="77777777" w:rsidR="005A2A7E" w:rsidRDefault="008E3266">
            <w:pPr>
              <w:pStyle w:val="TableParagraph"/>
              <w:spacing w:line="240" w:lineRule="auto"/>
              <w:ind w:left="112" w:right="194"/>
              <w:jc w:val="left"/>
              <w:rPr>
                <w:sz w:val="18"/>
              </w:rPr>
            </w:pPr>
            <w:r>
              <w:rPr>
                <w:spacing w:val="-2"/>
                <w:sz w:val="18"/>
              </w:rPr>
              <w:t xml:space="preserve">Network-Based </w:t>
            </w:r>
            <w:r>
              <w:rPr>
                <w:sz w:val="18"/>
              </w:rPr>
              <w:t>IDS (NIDS)</w:t>
            </w:r>
          </w:p>
        </w:tc>
        <w:tc>
          <w:tcPr>
            <w:tcW w:w="1994" w:type="dxa"/>
            <w:tcPrChange w:id="149" w:author="Dekan" w:date="2025-02-10T03:00:00Z">
              <w:tcPr>
                <w:tcW w:w="1700" w:type="dxa"/>
              </w:tcPr>
            </w:tcPrChange>
          </w:tcPr>
          <w:p w14:paraId="50A94961" w14:textId="77777777" w:rsidR="005A2A7E" w:rsidRDefault="008E3266">
            <w:pPr>
              <w:pStyle w:val="TableParagraph"/>
              <w:spacing w:line="240" w:lineRule="auto"/>
              <w:ind w:left="106" w:right="451"/>
              <w:jc w:val="left"/>
              <w:rPr>
                <w:sz w:val="18"/>
              </w:rPr>
            </w:pPr>
            <w:r>
              <w:rPr>
                <w:sz w:val="18"/>
              </w:rPr>
              <w:t>Network</w:t>
            </w:r>
            <w:r>
              <w:rPr>
                <w:spacing w:val="-12"/>
                <w:sz w:val="18"/>
              </w:rPr>
              <w:t xml:space="preserve"> </w:t>
            </w:r>
            <w:r>
              <w:rPr>
                <w:sz w:val="18"/>
              </w:rPr>
              <w:t xml:space="preserve">traffic </w:t>
            </w:r>
            <w:r>
              <w:rPr>
                <w:spacing w:val="-2"/>
                <w:sz w:val="18"/>
              </w:rPr>
              <w:t>analysis</w:t>
            </w:r>
          </w:p>
        </w:tc>
        <w:tc>
          <w:tcPr>
            <w:tcW w:w="1860" w:type="dxa"/>
            <w:tcPrChange w:id="150" w:author="Dekan" w:date="2025-02-10T03:00:00Z">
              <w:tcPr>
                <w:tcW w:w="1860" w:type="dxa"/>
              </w:tcPr>
            </w:tcPrChange>
          </w:tcPr>
          <w:p w14:paraId="097101C8" w14:textId="77777777" w:rsidR="005A2A7E" w:rsidRDefault="008E3266">
            <w:pPr>
              <w:pStyle w:val="TableParagraph"/>
              <w:spacing w:line="240" w:lineRule="auto"/>
              <w:ind w:left="102" w:right="736"/>
              <w:jc w:val="left"/>
              <w:rPr>
                <w:sz w:val="18"/>
              </w:rPr>
            </w:pPr>
            <w:r>
              <w:rPr>
                <w:sz w:val="18"/>
              </w:rPr>
              <w:t xml:space="preserve">Effective at </w:t>
            </w:r>
            <w:r>
              <w:rPr>
                <w:spacing w:val="-2"/>
                <w:sz w:val="18"/>
              </w:rPr>
              <w:t>monitoring network-level activities</w:t>
            </w:r>
          </w:p>
        </w:tc>
        <w:tc>
          <w:tcPr>
            <w:tcW w:w="1540" w:type="dxa"/>
            <w:tcPrChange w:id="151" w:author="Dekan" w:date="2025-02-10T03:00:00Z">
              <w:tcPr>
                <w:tcW w:w="1540" w:type="dxa"/>
              </w:tcPr>
            </w:tcPrChange>
          </w:tcPr>
          <w:p w14:paraId="4F5E0C94" w14:textId="77777777" w:rsidR="005A2A7E" w:rsidRDefault="008E3266">
            <w:pPr>
              <w:pStyle w:val="TableParagraph"/>
              <w:spacing w:line="240" w:lineRule="auto"/>
              <w:ind w:left="102" w:right="75"/>
              <w:jc w:val="left"/>
              <w:rPr>
                <w:sz w:val="18"/>
              </w:rPr>
            </w:pPr>
            <w:r>
              <w:rPr>
                <w:sz w:val="18"/>
              </w:rPr>
              <w:t>Struggles with large</w:t>
            </w:r>
            <w:r>
              <w:rPr>
                <w:spacing w:val="-12"/>
                <w:sz w:val="18"/>
              </w:rPr>
              <w:t xml:space="preserve"> </w:t>
            </w:r>
            <w:r>
              <w:rPr>
                <w:sz w:val="18"/>
              </w:rPr>
              <w:t>volumes</w:t>
            </w:r>
            <w:r>
              <w:rPr>
                <w:spacing w:val="-11"/>
                <w:sz w:val="18"/>
              </w:rPr>
              <w:t xml:space="preserve"> </w:t>
            </w:r>
            <w:r>
              <w:rPr>
                <w:sz w:val="18"/>
              </w:rPr>
              <w:t xml:space="preserve">of </w:t>
            </w:r>
            <w:r>
              <w:rPr>
                <w:spacing w:val="-4"/>
                <w:sz w:val="18"/>
              </w:rPr>
              <w:t>data</w:t>
            </w:r>
          </w:p>
        </w:tc>
        <w:tc>
          <w:tcPr>
            <w:tcW w:w="2140" w:type="dxa"/>
            <w:tcPrChange w:id="152" w:author="Dekan" w:date="2025-02-10T03:00:00Z">
              <w:tcPr>
                <w:tcW w:w="2140" w:type="dxa"/>
              </w:tcPr>
            </w:tcPrChange>
          </w:tcPr>
          <w:p w14:paraId="66156913" w14:textId="77777777" w:rsidR="005A2A7E" w:rsidRDefault="008E3266">
            <w:pPr>
              <w:pStyle w:val="TableParagraph"/>
              <w:spacing w:line="240" w:lineRule="auto"/>
              <w:ind w:left="107"/>
              <w:jc w:val="left"/>
              <w:rPr>
                <w:sz w:val="18"/>
              </w:rPr>
            </w:pPr>
            <w:r>
              <w:rPr>
                <w:sz w:val="18"/>
              </w:rPr>
              <w:t>Organizations</w:t>
            </w:r>
            <w:r>
              <w:rPr>
                <w:spacing w:val="-12"/>
                <w:sz w:val="18"/>
              </w:rPr>
              <w:t xml:space="preserve"> </w:t>
            </w:r>
            <w:r>
              <w:rPr>
                <w:sz w:val="18"/>
              </w:rPr>
              <w:t>with</w:t>
            </w:r>
            <w:r>
              <w:rPr>
                <w:spacing w:val="-11"/>
                <w:sz w:val="18"/>
              </w:rPr>
              <w:t xml:space="preserve"> </w:t>
            </w:r>
            <w:r>
              <w:rPr>
                <w:sz w:val="18"/>
              </w:rPr>
              <w:t>high network traffic</w:t>
            </w:r>
          </w:p>
        </w:tc>
      </w:tr>
      <w:tr w:rsidR="005A2A7E" w14:paraId="7FB179E9" w14:textId="77777777" w:rsidTr="00BC502A">
        <w:trPr>
          <w:trHeight w:val="600"/>
          <w:trPrChange w:id="153" w:author="Dekan" w:date="2025-02-10T03:00:00Z">
            <w:trPr>
              <w:trHeight w:val="600"/>
            </w:trPr>
          </w:trPrChange>
        </w:trPr>
        <w:tc>
          <w:tcPr>
            <w:tcW w:w="1406" w:type="dxa"/>
            <w:tcPrChange w:id="154" w:author="Dekan" w:date="2025-02-10T03:00:00Z">
              <w:tcPr>
                <w:tcW w:w="1700" w:type="dxa"/>
                <w:gridSpan w:val="2"/>
              </w:tcPr>
            </w:tcPrChange>
          </w:tcPr>
          <w:p w14:paraId="10E26298" w14:textId="77777777" w:rsidR="005A2A7E" w:rsidRDefault="008E3266">
            <w:pPr>
              <w:pStyle w:val="TableParagraph"/>
              <w:spacing w:line="187" w:lineRule="exact"/>
              <w:ind w:left="112"/>
              <w:jc w:val="left"/>
              <w:rPr>
                <w:sz w:val="18"/>
              </w:rPr>
            </w:pPr>
            <w:r>
              <w:rPr>
                <w:sz w:val="18"/>
              </w:rPr>
              <w:t xml:space="preserve">Host-Based </w:t>
            </w:r>
            <w:r>
              <w:rPr>
                <w:spacing w:val="-5"/>
                <w:sz w:val="18"/>
              </w:rPr>
              <w:t>IDS</w:t>
            </w:r>
          </w:p>
          <w:p w14:paraId="57ED246E" w14:textId="77777777" w:rsidR="005A2A7E" w:rsidRDefault="008E3266">
            <w:pPr>
              <w:pStyle w:val="TableParagraph"/>
              <w:spacing w:line="240" w:lineRule="auto"/>
              <w:ind w:left="112"/>
              <w:jc w:val="left"/>
              <w:rPr>
                <w:sz w:val="18"/>
              </w:rPr>
            </w:pPr>
            <w:r>
              <w:rPr>
                <w:spacing w:val="-2"/>
                <w:sz w:val="18"/>
              </w:rPr>
              <w:t>(HIDS)</w:t>
            </w:r>
          </w:p>
        </w:tc>
        <w:tc>
          <w:tcPr>
            <w:tcW w:w="1994" w:type="dxa"/>
            <w:tcPrChange w:id="155" w:author="Dekan" w:date="2025-02-10T03:00:00Z">
              <w:tcPr>
                <w:tcW w:w="1700" w:type="dxa"/>
              </w:tcPr>
            </w:tcPrChange>
          </w:tcPr>
          <w:p w14:paraId="3F9B672E" w14:textId="77777777" w:rsidR="005A2A7E" w:rsidRDefault="008E3266">
            <w:pPr>
              <w:pStyle w:val="TableParagraph"/>
              <w:spacing w:line="187" w:lineRule="exact"/>
              <w:ind w:left="106"/>
              <w:jc w:val="left"/>
              <w:rPr>
                <w:sz w:val="18"/>
              </w:rPr>
            </w:pPr>
            <w:r>
              <w:rPr>
                <w:sz w:val="18"/>
              </w:rPr>
              <w:t xml:space="preserve">Monitoring </w:t>
            </w:r>
            <w:r>
              <w:rPr>
                <w:spacing w:val="-4"/>
                <w:sz w:val="18"/>
              </w:rPr>
              <w:t>host</w:t>
            </w:r>
          </w:p>
          <w:p w14:paraId="47D213AC" w14:textId="77777777" w:rsidR="005A2A7E" w:rsidRDefault="008E3266">
            <w:pPr>
              <w:pStyle w:val="TableParagraph"/>
              <w:spacing w:line="240" w:lineRule="auto"/>
              <w:ind w:left="106"/>
              <w:jc w:val="left"/>
              <w:rPr>
                <w:sz w:val="18"/>
              </w:rPr>
            </w:pPr>
            <w:r>
              <w:rPr>
                <w:spacing w:val="-2"/>
                <w:sz w:val="18"/>
              </w:rPr>
              <w:t>activities</w:t>
            </w:r>
          </w:p>
        </w:tc>
        <w:tc>
          <w:tcPr>
            <w:tcW w:w="1860" w:type="dxa"/>
            <w:tcPrChange w:id="156" w:author="Dekan" w:date="2025-02-10T03:00:00Z">
              <w:tcPr>
                <w:tcW w:w="1860" w:type="dxa"/>
              </w:tcPr>
            </w:tcPrChange>
          </w:tcPr>
          <w:p w14:paraId="61497DA8" w14:textId="77777777" w:rsidR="005A2A7E" w:rsidRDefault="008E3266">
            <w:pPr>
              <w:pStyle w:val="TableParagraph"/>
              <w:spacing w:line="187" w:lineRule="exact"/>
              <w:ind w:left="102"/>
              <w:jc w:val="left"/>
              <w:rPr>
                <w:sz w:val="18"/>
              </w:rPr>
            </w:pPr>
            <w:r>
              <w:rPr>
                <w:sz w:val="18"/>
              </w:rPr>
              <w:t xml:space="preserve">Provides </w:t>
            </w:r>
            <w:r>
              <w:rPr>
                <w:spacing w:val="-2"/>
                <w:sz w:val="18"/>
              </w:rPr>
              <w:t>detailed</w:t>
            </w:r>
          </w:p>
          <w:p w14:paraId="5B667D82" w14:textId="77777777" w:rsidR="005A2A7E" w:rsidRDefault="008E3266">
            <w:pPr>
              <w:pStyle w:val="TableParagraph"/>
              <w:spacing w:line="200" w:lineRule="atLeast"/>
              <w:ind w:left="102" w:right="101"/>
              <w:jc w:val="left"/>
              <w:rPr>
                <w:sz w:val="18"/>
              </w:rPr>
            </w:pPr>
            <w:r>
              <w:rPr>
                <w:sz w:val="18"/>
              </w:rPr>
              <w:t>analysis</w:t>
            </w:r>
            <w:r>
              <w:rPr>
                <w:spacing w:val="-12"/>
                <w:sz w:val="18"/>
              </w:rPr>
              <w:t xml:space="preserve"> </w:t>
            </w:r>
            <w:r>
              <w:rPr>
                <w:sz w:val="18"/>
              </w:rPr>
              <w:t>of</w:t>
            </w:r>
            <w:r>
              <w:rPr>
                <w:spacing w:val="-11"/>
                <w:sz w:val="18"/>
              </w:rPr>
              <w:t xml:space="preserve"> </w:t>
            </w:r>
            <w:r>
              <w:rPr>
                <w:sz w:val="18"/>
              </w:rPr>
              <w:t>specific host systems</w:t>
            </w:r>
          </w:p>
        </w:tc>
        <w:tc>
          <w:tcPr>
            <w:tcW w:w="1540" w:type="dxa"/>
            <w:tcPrChange w:id="157" w:author="Dekan" w:date="2025-02-10T03:00:00Z">
              <w:tcPr>
                <w:tcW w:w="1540" w:type="dxa"/>
              </w:tcPr>
            </w:tcPrChange>
          </w:tcPr>
          <w:p w14:paraId="05E9B826" w14:textId="77777777" w:rsidR="005A2A7E" w:rsidRDefault="008E3266">
            <w:pPr>
              <w:pStyle w:val="TableParagraph"/>
              <w:spacing w:line="187" w:lineRule="exact"/>
              <w:ind w:left="102"/>
              <w:jc w:val="left"/>
              <w:rPr>
                <w:sz w:val="18"/>
              </w:rPr>
            </w:pPr>
            <w:r>
              <w:rPr>
                <w:sz w:val="18"/>
              </w:rPr>
              <w:t xml:space="preserve">Limited </w:t>
            </w:r>
            <w:r>
              <w:rPr>
                <w:spacing w:val="-5"/>
                <w:sz w:val="18"/>
              </w:rPr>
              <w:t>to</w:t>
            </w:r>
          </w:p>
          <w:p w14:paraId="724A4E10" w14:textId="77777777" w:rsidR="005A2A7E" w:rsidRDefault="008E3266">
            <w:pPr>
              <w:pStyle w:val="TableParagraph"/>
              <w:spacing w:line="240" w:lineRule="auto"/>
              <w:ind w:left="102"/>
              <w:jc w:val="left"/>
              <w:rPr>
                <w:sz w:val="18"/>
              </w:rPr>
            </w:pPr>
            <w:r>
              <w:rPr>
                <w:sz w:val="18"/>
              </w:rPr>
              <w:t xml:space="preserve">specific </w:t>
            </w:r>
            <w:r>
              <w:rPr>
                <w:spacing w:val="-2"/>
                <w:sz w:val="18"/>
              </w:rPr>
              <w:t>devices</w:t>
            </w:r>
          </w:p>
        </w:tc>
        <w:tc>
          <w:tcPr>
            <w:tcW w:w="2140" w:type="dxa"/>
            <w:tcPrChange w:id="158" w:author="Dekan" w:date="2025-02-10T03:00:00Z">
              <w:tcPr>
                <w:tcW w:w="2140" w:type="dxa"/>
              </w:tcPr>
            </w:tcPrChange>
          </w:tcPr>
          <w:p w14:paraId="27A1A7DC" w14:textId="77777777" w:rsidR="005A2A7E" w:rsidRDefault="008E3266">
            <w:pPr>
              <w:pStyle w:val="TableParagraph"/>
              <w:spacing w:line="187" w:lineRule="exact"/>
              <w:ind w:left="107"/>
              <w:jc w:val="left"/>
              <w:rPr>
                <w:sz w:val="18"/>
              </w:rPr>
            </w:pPr>
            <w:r>
              <w:rPr>
                <w:sz w:val="18"/>
              </w:rPr>
              <w:t xml:space="preserve">Critical systems or </w:t>
            </w:r>
            <w:r>
              <w:rPr>
                <w:spacing w:val="-2"/>
                <w:sz w:val="18"/>
              </w:rPr>
              <w:t>servers</w:t>
            </w:r>
          </w:p>
        </w:tc>
      </w:tr>
      <w:tr w:rsidR="005A2A7E" w14:paraId="49C4014A" w14:textId="77777777" w:rsidTr="00BC502A">
        <w:trPr>
          <w:trHeight w:val="679"/>
          <w:trPrChange w:id="159" w:author="Dekan" w:date="2025-02-10T03:00:00Z">
            <w:trPr>
              <w:trHeight w:val="679"/>
            </w:trPr>
          </w:trPrChange>
        </w:trPr>
        <w:tc>
          <w:tcPr>
            <w:tcW w:w="1406" w:type="dxa"/>
            <w:tcPrChange w:id="160" w:author="Dekan" w:date="2025-02-10T03:00:00Z">
              <w:tcPr>
                <w:tcW w:w="1700" w:type="dxa"/>
                <w:gridSpan w:val="2"/>
              </w:tcPr>
            </w:tcPrChange>
          </w:tcPr>
          <w:p w14:paraId="569EDB6D" w14:textId="77777777" w:rsidR="005A2A7E" w:rsidRDefault="008E3266">
            <w:pPr>
              <w:pStyle w:val="TableParagraph"/>
              <w:spacing w:line="240" w:lineRule="auto"/>
              <w:ind w:left="112" w:right="194"/>
              <w:jc w:val="left"/>
              <w:rPr>
                <w:sz w:val="18"/>
              </w:rPr>
            </w:pPr>
            <w:r>
              <w:rPr>
                <w:spacing w:val="-2"/>
                <w:sz w:val="18"/>
              </w:rPr>
              <w:t xml:space="preserve">Signature-Based </w:t>
            </w:r>
            <w:r>
              <w:rPr>
                <w:spacing w:val="-4"/>
                <w:sz w:val="18"/>
              </w:rPr>
              <w:t>IDS</w:t>
            </w:r>
          </w:p>
        </w:tc>
        <w:tc>
          <w:tcPr>
            <w:tcW w:w="1994" w:type="dxa"/>
            <w:tcPrChange w:id="161" w:author="Dekan" w:date="2025-02-10T03:00:00Z">
              <w:tcPr>
                <w:tcW w:w="1700" w:type="dxa"/>
              </w:tcPr>
            </w:tcPrChange>
          </w:tcPr>
          <w:p w14:paraId="2754C123" w14:textId="77777777" w:rsidR="005A2A7E" w:rsidRDefault="008E3266">
            <w:pPr>
              <w:pStyle w:val="TableParagraph"/>
              <w:spacing w:line="240" w:lineRule="auto"/>
              <w:ind w:left="106" w:right="81"/>
              <w:jc w:val="left"/>
              <w:rPr>
                <w:sz w:val="18"/>
              </w:rPr>
            </w:pPr>
            <w:r>
              <w:rPr>
                <w:sz w:val="18"/>
              </w:rPr>
              <w:t>Predefined</w:t>
            </w:r>
            <w:r>
              <w:rPr>
                <w:spacing w:val="-12"/>
                <w:sz w:val="18"/>
              </w:rPr>
              <w:t xml:space="preserve"> </w:t>
            </w:r>
            <w:r>
              <w:rPr>
                <w:sz w:val="18"/>
              </w:rPr>
              <w:t xml:space="preserve">signature </w:t>
            </w:r>
            <w:r>
              <w:rPr>
                <w:spacing w:val="-2"/>
                <w:sz w:val="18"/>
              </w:rPr>
              <w:t>matching</w:t>
            </w:r>
          </w:p>
        </w:tc>
        <w:tc>
          <w:tcPr>
            <w:tcW w:w="1860" w:type="dxa"/>
            <w:tcPrChange w:id="162" w:author="Dekan" w:date="2025-02-10T03:00:00Z">
              <w:tcPr>
                <w:tcW w:w="1860" w:type="dxa"/>
              </w:tcPr>
            </w:tcPrChange>
          </w:tcPr>
          <w:p w14:paraId="79821BB3" w14:textId="77777777" w:rsidR="005A2A7E" w:rsidRDefault="008E3266">
            <w:pPr>
              <w:pStyle w:val="TableParagraph"/>
              <w:spacing w:line="240" w:lineRule="auto"/>
              <w:ind w:left="102" w:right="605"/>
              <w:jc w:val="left"/>
              <w:rPr>
                <w:sz w:val="18"/>
              </w:rPr>
            </w:pPr>
            <w:r>
              <w:rPr>
                <w:sz w:val="18"/>
              </w:rPr>
              <w:t>Quickly</w:t>
            </w:r>
            <w:r>
              <w:rPr>
                <w:spacing w:val="-12"/>
                <w:sz w:val="18"/>
              </w:rPr>
              <w:t xml:space="preserve"> </w:t>
            </w:r>
            <w:r>
              <w:rPr>
                <w:sz w:val="18"/>
              </w:rPr>
              <w:t>detects known threats</w:t>
            </w:r>
          </w:p>
        </w:tc>
        <w:tc>
          <w:tcPr>
            <w:tcW w:w="1540" w:type="dxa"/>
            <w:tcPrChange w:id="163" w:author="Dekan" w:date="2025-02-10T03:00:00Z">
              <w:tcPr>
                <w:tcW w:w="1540" w:type="dxa"/>
              </w:tcPr>
            </w:tcPrChange>
          </w:tcPr>
          <w:p w14:paraId="0F6DA6E1" w14:textId="77777777" w:rsidR="005A2A7E" w:rsidRDefault="008E3266">
            <w:pPr>
              <w:pStyle w:val="TableParagraph"/>
              <w:spacing w:line="240" w:lineRule="auto"/>
              <w:ind w:left="102" w:right="75"/>
              <w:jc w:val="left"/>
              <w:rPr>
                <w:sz w:val="18"/>
              </w:rPr>
            </w:pPr>
            <w:r>
              <w:rPr>
                <w:sz w:val="18"/>
              </w:rPr>
              <w:t>Ineffective</w:t>
            </w:r>
            <w:r>
              <w:rPr>
                <w:spacing w:val="-12"/>
                <w:sz w:val="18"/>
              </w:rPr>
              <w:t xml:space="preserve"> </w:t>
            </w:r>
            <w:r>
              <w:rPr>
                <w:sz w:val="18"/>
              </w:rPr>
              <w:t>against new threats</w:t>
            </w:r>
          </w:p>
        </w:tc>
        <w:tc>
          <w:tcPr>
            <w:tcW w:w="2140" w:type="dxa"/>
            <w:tcPrChange w:id="164" w:author="Dekan" w:date="2025-02-10T03:00:00Z">
              <w:tcPr>
                <w:tcW w:w="2140" w:type="dxa"/>
              </w:tcPr>
            </w:tcPrChange>
          </w:tcPr>
          <w:p w14:paraId="7CA7BB29" w14:textId="77777777" w:rsidR="005A2A7E" w:rsidRDefault="008E3266">
            <w:pPr>
              <w:pStyle w:val="TableParagraph"/>
              <w:spacing w:line="240" w:lineRule="auto"/>
              <w:ind w:left="107" w:right="290"/>
              <w:jc w:val="left"/>
              <w:rPr>
                <w:sz w:val="18"/>
              </w:rPr>
            </w:pPr>
            <w:r>
              <w:rPr>
                <w:sz w:val="18"/>
              </w:rPr>
              <w:t>Environments</w:t>
            </w:r>
            <w:r>
              <w:rPr>
                <w:spacing w:val="-12"/>
                <w:sz w:val="18"/>
              </w:rPr>
              <w:t xml:space="preserve"> </w:t>
            </w:r>
            <w:r>
              <w:rPr>
                <w:sz w:val="18"/>
              </w:rPr>
              <w:t>requiring rapid identification of known threats</w:t>
            </w:r>
          </w:p>
        </w:tc>
      </w:tr>
      <w:tr w:rsidR="005A2A7E" w14:paraId="1BA2FF8D" w14:textId="77777777" w:rsidTr="00BC502A">
        <w:trPr>
          <w:trHeight w:val="460"/>
          <w:trPrChange w:id="165" w:author="Dekan" w:date="2025-02-10T03:00:00Z">
            <w:trPr>
              <w:trHeight w:val="460"/>
            </w:trPr>
          </w:trPrChange>
        </w:trPr>
        <w:tc>
          <w:tcPr>
            <w:tcW w:w="1406" w:type="dxa"/>
            <w:tcPrChange w:id="166" w:author="Dekan" w:date="2025-02-10T03:00:00Z">
              <w:tcPr>
                <w:tcW w:w="1700" w:type="dxa"/>
                <w:gridSpan w:val="2"/>
              </w:tcPr>
            </w:tcPrChange>
          </w:tcPr>
          <w:p w14:paraId="7F725536" w14:textId="77777777" w:rsidR="005A2A7E" w:rsidRDefault="008E3266">
            <w:pPr>
              <w:pStyle w:val="TableParagraph"/>
              <w:spacing w:line="193" w:lineRule="exact"/>
              <w:ind w:left="112"/>
              <w:jc w:val="left"/>
              <w:rPr>
                <w:sz w:val="18"/>
              </w:rPr>
            </w:pPr>
            <w:r>
              <w:rPr>
                <w:sz w:val="18"/>
              </w:rPr>
              <w:t>Anomaly-</w:t>
            </w:r>
            <w:r>
              <w:rPr>
                <w:spacing w:val="-2"/>
                <w:sz w:val="18"/>
              </w:rPr>
              <w:t>Based</w:t>
            </w:r>
          </w:p>
          <w:p w14:paraId="603BF6F2" w14:textId="77777777" w:rsidR="005A2A7E" w:rsidRDefault="008E3266">
            <w:pPr>
              <w:pStyle w:val="TableParagraph"/>
              <w:spacing w:line="240" w:lineRule="auto"/>
              <w:ind w:left="112"/>
              <w:jc w:val="left"/>
              <w:rPr>
                <w:sz w:val="18"/>
              </w:rPr>
            </w:pPr>
            <w:r>
              <w:rPr>
                <w:spacing w:val="-5"/>
                <w:sz w:val="18"/>
              </w:rPr>
              <w:t>IDS</w:t>
            </w:r>
          </w:p>
        </w:tc>
        <w:tc>
          <w:tcPr>
            <w:tcW w:w="1994" w:type="dxa"/>
            <w:tcPrChange w:id="167" w:author="Dekan" w:date="2025-02-10T03:00:00Z">
              <w:tcPr>
                <w:tcW w:w="1700" w:type="dxa"/>
              </w:tcPr>
            </w:tcPrChange>
          </w:tcPr>
          <w:p w14:paraId="777D8531" w14:textId="77777777" w:rsidR="005A2A7E" w:rsidRDefault="008E3266">
            <w:pPr>
              <w:pStyle w:val="TableParagraph"/>
              <w:spacing w:line="193" w:lineRule="exact"/>
              <w:ind w:left="106"/>
              <w:jc w:val="left"/>
              <w:rPr>
                <w:sz w:val="18"/>
              </w:rPr>
            </w:pPr>
            <w:r>
              <w:rPr>
                <w:sz w:val="18"/>
              </w:rPr>
              <w:t xml:space="preserve">Behavioral </w:t>
            </w:r>
            <w:r>
              <w:rPr>
                <w:spacing w:val="-2"/>
                <w:sz w:val="18"/>
              </w:rPr>
              <w:t>analysis</w:t>
            </w:r>
          </w:p>
        </w:tc>
        <w:tc>
          <w:tcPr>
            <w:tcW w:w="1860" w:type="dxa"/>
            <w:tcPrChange w:id="168" w:author="Dekan" w:date="2025-02-10T03:00:00Z">
              <w:tcPr>
                <w:tcW w:w="1860" w:type="dxa"/>
              </w:tcPr>
            </w:tcPrChange>
          </w:tcPr>
          <w:p w14:paraId="256B9C7E" w14:textId="77777777" w:rsidR="005A2A7E" w:rsidRDefault="008E3266">
            <w:pPr>
              <w:pStyle w:val="TableParagraph"/>
              <w:spacing w:line="193" w:lineRule="exact"/>
              <w:ind w:left="102"/>
              <w:jc w:val="left"/>
              <w:rPr>
                <w:sz w:val="18"/>
              </w:rPr>
            </w:pPr>
            <w:r>
              <w:rPr>
                <w:sz w:val="18"/>
              </w:rPr>
              <w:t>Effective</w:t>
            </w:r>
            <w:r>
              <w:rPr>
                <w:spacing w:val="-4"/>
                <w:sz w:val="18"/>
              </w:rPr>
              <w:t xml:space="preserve"> </w:t>
            </w:r>
            <w:r>
              <w:rPr>
                <w:spacing w:val="-2"/>
                <w:sz w:val="18"/>
              </w:rPr>
              <w:t>against</w:t>
            </w:r>
          </w:p>
          <w:p w14:paraId="2C5F52A2" w14:textId="77777777" w:rsidR="005A2A7E" w:rsidRDefault="008E3266">
            <w:pPr>
              <w:pStyle w:val="TableParagraph"/>
              <w:spacing w:line="240" w:lineRule="auto"/>
              <w:ind w:left="102"/>
              <w:jc w:val="left"/>
              <w:rPr>
                <w:sz w:val="18"/>
              </w:rPr>
            </w:pPr>
            <w:r>
              <w:rPr>
                <w:sz w:val="18"/>
              </w:rPr>
              <w:t xml:space="preserve">unknown </w:t>
            </w:r>
            <w:r>
              <w:rPr>
                <w:spacing w:val="-2"/>
                <w:sz w:val="18"/>
              </w:rPr>
              <w:t>threats</w:t>
            </w:r>
          </w:p>
        </w:tc>
        <w:tc>
          <w:tcPr>
            <w:tcW w:w="1540" w:type="dxa"/>
            <w:tcPrChange w:id="169" w:author="Dekan" w:date="2025-02-10T03:00:00Z">
              <w:tcPr>
                <w:tcW w:w="1540" w:type="dxa"/>
              </w:tcPr>
            </w:tcPrChange>
          </w:tcPr>
          <w:p w14:paraId="5FF1E7EB" w14:textId="77777777" w:rsidR="005A2A7E" w:rsidRDefault="008E3266">
            <w:pPr>
              <w:pStyle w:val="TableParagraph"/>
              <w:spacing w:line="193" w:lineRule="exact"/>
              <w:ind w:left="102"/>
              <w:jc w:val="left"/>
              <w:rPr>
                <w:sz w:val="18"/>
              </w:rPr>
            </w:pPr>
            <w:r>
              <w:rPr>
                <w:sz w:val="18"/>
              </w:rPr>
              <w:t xml:space="preserve">High </w:t>
            </w:r>
            <w:r>
              <w:rPr>
                <w:spacing w:val="-2"/>
                <w:sz w:val="18"/>
              </w:rPr>
              <w:t>false</w:t>
            </w:r>
          </w:p>
          <w:p w14:paraId="5E5AFEC2" w14:textId="77777777" w:rsidR="005A2A7E" w:rsidRDefault="008E3266">
            <w:pPr>
              <w:pStyle w:val="TableParagraph"/>
              <w:spacing w:line="240" w:lineRule="auto"/>
              <w:ind w:left="102"/>
              <w:jc w:val="left"/>
              <w:rPr>
                <w:sz w:val="18"/>
              </w:rPr>
            </w:pPr>
            <w:r>
              <w:rPr>
                <w:sz w:val="18"/>
              </w:rPr>
              <w:t xml:space="preserve">positive </w:t>
            </w:r>
            <w:r>
              <w:rPr>
                <w:spacing w:val="-4"/>
                <w:sz w:val="18"/>
              </w:rPr>
              <w:t>rate</w:t>
            </w:r>
          </w:p>
        </w:tc>
        <w:tc>
          <w:tcPr>
            <w:tcW w:w="2140" w:type="dxa"/>
            <w:tcPrChange w:id="170" w:author="Dekan" w:date="2025-02-10T03:00:00Z">
              <w:tcPr>
                <w:tcW w:w="2140" w:type="dxa"/>
              </w:tcPr>
            </w:tcPrChange>
          </w:tcPr>
          <w:p w14:paraId="63EC30E4" w14:textId="77777777" w:rsidR="005A2A7E" w:rsidRDefault="008E3266">
            <w:pPr>
              <w:pStyle w:val="TableParagraph"/>
              <w:spacing w:line="193" w:lineRule="exact"/>
              <w:ind w:left="107"/>
              <w:jc w:val="left"/>
              <w:rPr>
                <w:sz w:val="18"/>
              </w:rPr>
            </w:pPr>
            <w:r>
              <w:rPr>
                <w:sz w:val="18"/>
              </w:rPr>
              <w:t>Organizations</w:t>
            </w:r>
            <w:r>
              <w:rPr>
                <w:spacing w:val="-4"/>
                <w:sz w:val="18"/>
              </w:rPr>
              <w:t xml:space="preserve"> </w:t>
            </w:r>
            <w:r>
              <w:rPr>
                <w:sz w:val="18"/>
              </w:rPr>
              <w:t>with</w:t>
            </w:r>
            <w:r>
              <w:rPr>
                <w:spacing w:val="-2"/>
                <w:sz w:val="18"/>
              </w:rPr>
              <w:t xml:space="preserve"> unique</w:t>
            </w:r>
          </w:p>
          <w:p w14:paraId="771C818D" w14:textId="77777777" w:rsidR="005A2A7E" w:rsidRDefault="008E3266">
            <w:pPr>
              <w:pStyle w:val="TableParagraph"/>
              <w:spacing w:line="240" w:lineRule="auto"/>
              <w:ind w:left="107"/>
              <w:jc w:val="left"/>
              <w:rPr>
                <w:sz w:val="18"/>
              </w:rPr>
            </w:pPr>
            <w:r>
              <w:rPr>
                <w:sz w:val="18"/>
              </w:rPr>
              <w:t xml:space="preserve">network </w:t>
            </w:r>
            <w:r>
              <w:rPr>
                <w:spacing w:val="-2"/>
                <w:sz w:val="18"/>
              </w:rPr>
              <w:t>patterns</w:t>
            </w:r>
          </w:p>
        </w:tc>
      </w:tr>
      <w:tr w:rsidR="005A2A7E" w14:paraId="31B953A3" w14:textId="77777777" w:rsidTr="00BC502A">
        <w:trPr>
          <w:trHeight w:val="619"/>
          <w:trPrChange w:id="171" w:author="Dekan" w:date="2025-02-10T03:00:00Z">
            <w:trPr>
              <w:trHeight w:val="619"/>
            </w:trPr>
          </w:trPrChange>
        </w:trPr>
        <w:tc>
          <w:tcPr>
            <w:tcW w:w="1406" w:type="dxa"/>
            <w:tcPrChange w:id="172" w:author="Dekan" w:date="2025-02-10T03:00:00Z">
              <w:tcPr>
                <w:tcW w:w="1700" w:type="dxa"/>
                <w:gridSpan w:val="2"/>
              </w:tcPr>
            </w:tcPrChange>
          </w:tcPr>
          <w:p w14:paraId="57328B54" w14:textId="77777777" w:rsidR="005A2A7E" w:rsidRDefault="008E3266">
            <w:pPr>
              <w:pStyle w:val="TableParagraph"/>
              <w:spacing w:line="193" w:lineRule="exact"/>
              <w:ind w:left="112"/>
              <w:jc w:val="left"/>
              <w:rPr>
                <w:sz w:val="18"/>
              </w:rPr>
            </w:pPr>
            <w:r>
              <w:rPr>
                <w:sz w:val="18"/>
              </w:rPr>
              <w:t xml:space="preserve">Hybrid </w:t>
            </w:r>
            <w:r>
              <w:rPr>
                <w:spacing w:val="-5"/>
                <w:sz w:val="18"/>
              </w:rPr>
              <w:t>IDS</w:t>
            </w:r>
          </w:p>
        </w:tc>
        <w:tc>
          <w:tcPr>
            <w:tcW w:w="1994" w:type="dxa"/>
            <w:tcPrChange w:id="173" w:author="Dekan" w:date="2025-02-10T03:00:00Z">
              <w:tcPr>
                <w:tcW w:w="1700" w:type="dxa"/>
              </w:tcPr>
            </w:tcPrChange>
          </w:tcPr>
          <w:p w14:paraId="4917FDD1" w14:textId="77777777" w:rsidR="005A2A7E" w:rsidRDefault="008E3266">
            <w:pPr>
              <w:pStyle w:val="TableParagraph"/>
              <w:spacing w:line="193" w:lineRule="exact"/>
              <w:ind w:left="106"/>
              <w:jc w:val="left"/>
              <w:rPr>
                <w:sz w:val="18"/>
              </w:rPr>
            </w:pPr>
            <w:r>
              <w:rPr>
                <w:sz w:val="18"/>
              </w:rPr>
              <w:t xml:space="preserve">Combination </w:t>
            </w:r>
            <w:r>
              <w:rPr>
                <w:spacing w:val="-5"/>
                <w:sz w:val="18"/>
              </w:rPr>
              <w:t>of</w:t>
            </w:r>
          </w:p>
          <w:p w14:paraId="38710EC5" w14:textId="77777777" w:rsidR="005A2A7E" w:rsidRDefault="008E3266">
            <w:pPr>
              <w:pStyle w:val="TableParagraph"/>
              <w:spacing w:line="240" w:lineRule="auto"/>
              <w:ind w:left="106"/>
              <w:jc w:val="left"/>
              <w:rPr>
                <w:sz w:val="18"/>
              </w:rPr>
            </w:pPr>
            <w:r>
              <w:rPr>
                <w:sz w:val="18"/>
              </w:rPr>
              <w:t xml:space="preserve">detection </w:t>
            </w:r>
            <w:r>
              <w:rPr>
                <w:spacing w:val="-2"/>
                <w:sz w:val="18"/>
              </w:rPr>
              <w:t>methods</w:t>
            </w:r>
          </w:p>
        </w:tc>
        <w:tc>
          <w:tcPr>
            <w:tcW w:w="1860" w:type="dxa"/>
            <w:tcPrChange w:id="174" w:author="Dekan" w:date="2025-02-10T03:00:00Z">
              <w:tcPr>
                <w:tcW w:w="1860" w:type="dxa"/>
              </w:tcPr>
            </w:tcPrChange>
          </w:tcPr>
          <w:p w14:paraId="64507F38" w14:textId="77777777" w:rsidR="005A2A7E" w:rsidRDefault="008E3266">
            <w:pPr>
              <w:pStyle w:val="TableParagraph"/>
              <w:spacing w:line="193" w:lineRule="exact"/>
              <w:ind w:left="102"/>
              <w:jc w:val="left"/>
              <w:rPr>
                <w:sz w:val="18"/>
              </w:rPr>
            </w:pPr>
            <w:r>
              <w:rPr>
                <w:spacing w:val="-2"/>
                <w:sz w:val="18"/>
              </w:rPr>
              <w:t>Provides</w:t>
            </w:r>
          </w:p>
          <w:p w14:paraId="7F2D7782" w14:textId="77777777" w:rsidR="005A2A7E" w:rsidRDefault="008E3266">
            <w:pPr>
              <w:pStyle w:val="TableParagraph"/>
              <w:spacing w:line="200" w:lineRule="atLeast"/>
              <w:ind w:left="102" w:right="465"/>
              <w:jc w:val="left"/>
              <w:rPr>
                <w:sz w:val="18"/>
              </w:rPr>
            </w:pPr>
            <w:r>
              <w:rPr>
                <w:spacing w:val="-2"/>
                <w:sz w:val="18"/>
              </w:rPr>
              <w:t xml:space="preserve">comprehensive </w:t>
            </w:r>
            <w:r>
              <w:rPr>
                <w:sz w:val="18"/>
              </w:rPr>
              <w:t>security</w:t>
            </w:r>
            <w:r>
              <w:rPr>
                <w:spacing w:val="-12"/>
                <w:sz w:val="18"/>
              </w:rPr>
              <w:t xml:space="preserve"> </w:t>
            </w:r>
            <w:r>
              <w:rPr>
                <w:sz w:val="18"/>
              </w:rPr>
              <w:t>coverage</w:t>
            </w:r>
          </w:p>
        </w:tc>
        <w:tc>
          <w:tcPr>
            <w:tcW w:w="1540" w:type="dxa"/>
            <w:tcPrChange w:id="175" w:author="Dekan" w:date="2025-02-10T03:00:00Z">
              <w:tcPr>
                <w:tcW w:w="1540" w:type="dxa"/>
              </w:tcPr>
            </w:tcPrChange>
          </w:tcPr>
          <w:p w14:paraId="0E4EB336" w14:textId="77777777" w:rsidR="005A2A7E" w:rsidRDefault="008E3266">
            <w:pPr>
              <w:pStyle w:val="TableParagraph"/>
              <w:spacing w:line="193" w:lineRule="exact"/>
              <w:ind w:left="102"/>
              <w:jc w:val="left"/>
              <w:rPr>
                <w:sz w:val="18"/>
              </w:rPr>
            </w:pPr>
            <w:r>
              <w:rPr>
                <w:spacing w:val="-2"/>
                <w:sz w:val="18"/>
              </w:rPr>
              <w:t>Complex</w:t>
            </w:r>
          </w:p>
          <w:p w14:paraId="7C3DD131" w14:textId="77777777" w:rsidR="005A2A7E" w:rsidRDefault="008E3266">
            <w:pPr>
              <w:pStyle w:val="TableParagraph"/>
              <w:spacing w:line="200" w:lineRule="atLeast"/>
              <w:ind w:left="102" w:right="255"/>
              <w:jc w:val="left"/>
              <w:rPr>
                <w:sz w:val="18"/>
              </w:rPr>
            </w:pPr>
            <w:r>
              <w:rPr>
                <w:sz w:val="18"/>
              </w:rPr>
              <w:t>deployment</w:t>
            </w:r>
            <w:r>
              <w:rPr>
                <w:spacing w:val="-12"/>
                <w:sz w:val="18"/>
              </w:rPr>
              <w:t xml:space="preserve"> </w:t>
            </w:r>
            <w:r>
              <w:rPr>
                <w:sz w:val="18"/>
              </w:rPr>
              <w:t xml:space="preserve">and </w:t>
            </w:r>
            <w:r>
              <w:rPr>
                <w:spacing w:val="-2"/>
                <w:sz w:val="18"/>
              </w:rPr>
              <w:t>management</w:t>
            </w:r>
          </w:p>
        </w:tc>
        <w:tc>
          <w:tcPr>
            <w:tcW w:w="2140" w:type="dxa"/>
            <w:tcPrChange w:id="176" w:author="Dekan" w:date="2025-02-10T03:00:00Z">
              <w:tcPr>
                <w:tcW w:w="2140" w:type="dxa"/>
              </w:tcPr>
            </w:tcPrChange>
          </w:tcPr>
          <w:p w14:paraId="6A8F35F1" w14:textId="77777777" w:rsidR="005A2A7E" w:rsidRDefault="008E3266">
            <w:pPr>
              <w:pStyle w:val="TableParagraph"/>
              <w:spacing w:line="193" w:lineRule="exact"/>
              <w:ind w:left="107"/>
              <w:jc w:val="left"/>
              <w:rPr>
                <w:sz w:val="18"/>
              </w:rPr>
            </w:pPr>
            <w:r>
              <w:rPr>
                <w:sz w:val="18"/>
              </w:rPr>
              <w:t>Organizations</w:t>
            </w:r>
            <w:r>
              <w:rPr>
                <w:spacing w:val="-4"/>
                <w:sz w:val="18"/>
              </w:rPr>
              <w:t xml:space="preserve"> </w:t>
            </w:r>
            <w:r>
              <w:rPr>
                <w:spacing w:val="-2"/>
                <w:sz w:val="18"/>
              </w:rPr>
              <w:t>requiring</w:t>
            </w:r>
          </w:p>
          <w:p w14:paraId="13154308" w14:textId="77777777" w:rsidR="005A2A7E" w:rsidRDefault="008E3266">
            <w:pPr>
              <w:pStyle w:val="TableParagraph"/>
              <w:spacing w:line="240" w:lineRule="auto"/>
              <w:ind w:left="107"/>
              <w:jc w:val="left"/>
              <w:rPr>
                <w:sz w:val="18"/>
              </w:rPr>
            </w:pPr>
            <w:r>
              <w:rPr>
                <w:sz w:val="18"/>
              </w:rPr>
              <w:t xml:space="preserve">high-level </w:t>
            </w:r>
            <w:r>
              <w:rPr>
                <w:spacing w:val="-2"/>
                <w:sz w:val="18"/>
              </w:rPr>
              <w:t>security</w:t>
            </w:r>
          </w:p>
        </w:tc>
      </w:tr>
    </w:tbl>
    <w:p w14:paraId="2DCA63DD" w14:textId="77777777" w:rsidR="005A2A7E" w:rsidRDefault="005A2A7E">
      <w:pPr>
        <w:pStyle w:val="GvdeMetni"/>
        <w:spacing w:before="219"/>
        <w:ind w:left="0"/>
        <w:rPr>
          <w:sz w:val="20"/>
        </w:rPr>
      </w:pPr>
    </w:p>
    <w:p w14:paraId="4865F259" w14:textId="77777777" w:rsidR="005A2A7E" w:rsidRDefault="008E3266">
      <w:pPr>
        <w:pStyle w:val="Balk1"/>
        <w:numPr>
          <w:ilvl w:val="1"/>
          <w:numId w:val="4"/>
        </w:numPr>
        <w:tabs>
          <w:tab w:val="left" w:pos="501"/>
        </w:tabs>
        <w:spacing w:before="0"/>
        <w:ind w:left="501"/>
      </w:pPr>
      <w:r>
        <w:t>Network-Based Intrusion Detection System</w:t>
      </w:r>
      <w:r>
        <w:rPr>
          <w:spacing w:val="60"/>
        </w:rPr>
        <w:t xml:space="preserve"> </w:t>
      </w:r>
      <w:r>
        <w:rPr>
          <w:spacing w:val="-2"/>
        </w:rPr>
        <w:t>(NIDS)</w:t>
      </w:r>
    </w:p>
    <w:p w14:paraId="0A0F0ABD" w14:textId="77777777" w:rsidR="005A2A7E" w:rsidRDefault="005A2A7E">
      <w:pPr>
        <w:pStyle w:val="GvdeMetni"/>
        <w:spacing w:before="6"/>
        <w:ind w:left="0"/>
        <w:rPr>
          <w:b/>
        </w:rPr>
      </w:pPr>
    </w:p>
    <w:p w14:paraId="7E1BB64B" w14:textId="77777777" w:rsidR="005A2A7E" w:rsidRDefault="008E3266">
      <w:pPr>
        <w:pStyle w:val="GvdeMetni"/>
        <w:spacing w:line="276" w:lineRule="auto"/>
        <w:ind w:right="178"/>
        <w:jc w:val="both"/>
      </w:pPr>
      <w:r>
        <w:t>Network-Based Intrusion Detection Systems (NIDS) monitor network traffic, analyze data packets, and detect suspicious activities. NIDS</w:t>
      </w:r>
      <w:r>
        <w:rPr>
          <w:spacing w:val="-3"/>
        </w:rPr>
        <w:t xml:space="preserve"> </w:t>
      </w:r>
      <w:r>
        <w:t>are</w:t>
      </w:r>
      <w:r>
        <w:rPr>
          <w:spacing w:val="-3"/>
        </w:rPr>
        <w:t xml:space="preserve"> </w:t>
      </w:r>
      <w:r>
        <w:t>strategically</w:t>
      </w:r>
      <w:r>
        <w:rPr>
          <w:spacing w:val="-3"/>
        </w:rPr>
        <w:t xml:space="preserve"> </w:t>
      </w:r>
      <w:r>
        <w:t>deployed</w:t>
      </w:r>
      <w:r>
        <w:rPr>
          <w:spacing w:val="-3"/>
        </w:rPr>
        <w:t xml:space="preserve"> </w:t>
      </w:r>
      <w:r>
        <w:t>at</w:t>
      </w:r>
      <w:r>
        <w:rPr>
          <w:spacing w:val="-3"/>
        </w:rPr>
        <w:t xml:space="preserve"> </w:t>
      </w:r>
      <w:r>
        <w:t>key</w:t>
      </w:r>
      <w:r>
        <w:rPr>
          <w:spacing w:val="-3"/>
        </w:rPr>
        <w:t xml:space="preserve"> </w:t>
      </w:r>
      <w:r>
        <w:t>points</w:t>
      </w:r>
      <w:r>
        <w:rPr>
          <w:spacing w:val="-3"/>
        </w:rPr>
        <w:t xml:space="preserve"> </w:t>
      </w:r>
      <w:r>
        <w:t>within a network, such as its perimeter or critical subnetworks, to examine packet headers and payloads for known attack patterns and anomalies. According to the literature, NIDS is particularly effective in environments with extensive network infrastructures, as it can</w:t>
      </w:r>
      <w:r>
        <w:rPr>
          <w:spacing w:val="40"/>
        </w:rPr>
        <w:t xml:space="preserve"> </w:t>
      </w:r>
      <w:r>
        <w:t>monitor</w:t>
      </w:r>
      <w:r>
        <w:rPr>
          <w:spacing w:val="28"/>
        </w:rPr>
        <w:t xml:space="preserve"> </w:t>
      </w:r>
      <w:r>
        <w:t>large</w:t>
      </w:r>
      <w:r>
        <w:rPr>
          <w:spacing w:val="28"/>
        </w:rPr>
        <w:t xml:space="preserve"> </w:t>
      </w:r>
      <w:r>
        <w:t>volumes</w:t>
      </w:r>
      <w:r>
        <w:rPr>
          <w:spacing w:val="14"/>
        </w:rPr>
        <w:t xml:space="preserve"> </w:t>
      </w:r>
      <w:r>
        <w:t>of</w:t>
      </w:r>
      <w:r>
        <w:rPr>
          <w:spacing w:val="13"/>
        </w:rPr>
        <w:t xml:space="preserve"> </w:t>
      </w:r>
      <w:r>
        <w:t>traffic.</w:t>
      </w:r>
      <w:r>
        <w:rPr>
          <w:spacing w:val="14"/>
        </w:rPr>
        <w:t xml:space="preserve"> </w:t>
      </w:r>
      <w:r>
        <w:t>However,</w:t>
      </w:r>
      <w:r>
        <w:rPr>
          <w:spacing w:val="14"/>
        </w:rPr>
        <w:t xml:space="preserve"> </w:t>
      </w:r>
      <w:r>
        <w:t>due</w:t>
      </w:r>
      <w:r>
        <w:rPr>
          <w:spacing w:val="13"/>
        </w:rPr>
        <w:t xml:space="preserve"> </w:t>
      </w:r>
      <w:r>
        <w:t>to</w:t>
      </w:r>
      <w:r>
        <w:rPr>
          <w:spacing w:val="14"/>
        </w:rPr>
        <w:t xml:space="preserve"> </w:t>
      </w:r>
      <w:r>
        <w:t>the</w:t>
      </w:r>
      <w:r>
        <w:rPr>
          <w:spacing w:val="13"/>
        </w:rPr>
        <w:t xml:space="preserve"> </w:t>
      </w:r>
      <w:r>
        <w:t>high</w:t>
      </w:r>
      <w:r>
        <w:rPr>
          <w:spacing w:val="14"/>
        </w:rPr>
        <w:t xml:space="preserve"> </w:t>
      </w:r>
      <w:r>
        <w:t>data</w:t>
      </w:r>
      <w:r>
        <w:rPr>
          <w:spacing w:val="14"/>
        </w:rPr>
        <w:t xml:space="preserve"> </w:t>
      </w:r>
      <w:r>
        <w:t>throughput,</w:t>
      </w:r>
      <w:r>
        <w:rPr>
          <w:spacing w:val="13"/>
        </w:rPr>
        <w:t xml:space="preserve"> </w:t>
      </w:r>
      <w:r>
        <w:t>the</w:t>
      </w:r>
      <w:r>
        <w:rPr>
          <w:spacing w:val="14"/>
        </w:rPr>
        <w:t xml:space="preserve"> </w:t>
      </w:r>
      <w:r>
        <w:t>system</w:t>
      </w:r>
      <w:r>
        <w:rPr>
          <w:spacing w:val="14"/>
        </w:rPr>
        <w:t xml:space="preserve"> </w:t>
      </w:r>
      <w:r>
        <w:rPr>
          <w:spacing w:val="-5"/>
        </w:rPr>
        <w:t>may</w:t>
      </w:r>
    </w:p>
    <w:p w14:paraId="082D5FF3" w14:textId="77777777" w:rsidR="005A2A7E" w:rsidRDefault="005A2A7E">
      <w:pPr>
        <w:pStyle w:val="GvdeMetni"/>
        <w:spacing w:line="276" w:lineRule="auto"/>
        <w:jc w:val="both"/>
        <w:sectPr w:rsidR="005A2A7E">
          <w:pgSz w:w="11920" w:h="16840"/>
          <w:pgMar w:top="1380" w:right="1275" w:bottom="280" w:left="1275" w:header="720" w:footer="720" w:gutter="0"/>
          <w:cols w:space="720"/>
        </w:sectPr>
      </w:pPr>
    </w:p>
    <w:p w14:paraId="4FC694C4" w14:textId="77777777" w:rsidR="005A2A7E" w:rsidRDefault="008E3266">
      <w:pPr>
        <w:pStyle w:val="GvdeMetni"/>
        <w:spacing w:before="60" w:line="276" w:lineRule="auto"/>
        <w:ind w:right="190"/>
        <w:jc w:val="both"/>
      </w:pPr>
      <w:r>
        <w:t>become overwhelmed and potentially miss threats [22]. Tools such as Snort and Bro (Zeek) serve as examples of NIDS, offering robust network traffic monitoring capabilities [3].</w:t>
      </w:r>
    </w:p>
    <w:p w14:paraId="1045F27B" w14:textId="77777777" w:rsidR="005A2A7E" w:rsidRDefault="008E3266">
      <w:pPr>
        <w:pStyle w:val="Balk1"/>
        <w:numPr>
          <w:ilvl w:val="1"/>
          <w:numId w:val="4"/>
        </w:numPr>
        <w:tabs>
          <w:tab w:val="left" w:pos="501"/>
        </w:tabs>
        <w:ind w:left="501"/>
      </w:pPr>
      <w:r>
        <w:t>Host-Based Intrusion Detection System</w:t>
      </w:r>
      <w:ins w:id="177" w:author="Dekan" w:date="2025-02-10T02:28:00Z">
        <w:r w:rsidR="00F16766">
          <w:t>s</w:t>
        </w:r>
      </w:ins>
      <w:r>
        <w:t xml:space="preserve"> </w:t>
      </w:r>
      <w:r>
        <w:rPr>
          <w:spacing w:val="-2"/>
        </w:rPr>
        <w:t>(HIDS</w:t>
      </w:r>
      <w:ins w:id="178" w:author="Dekan" w:date="2025-02-10T02:28:00Z">
        <w:r w:rsidR="00F16766">
          <w:rPr>
            <w:spacing w:val="-2"/>
          </w:rPr>
          <w:t>s</w:t>
        </w:r>
      </w:ins>
      <w:r>
        <w:rPr>
          <w:spacing w:val="-2"/>
        </w:rPr>
        <w:t>)</w:t>
      </w:r>
    </w:p>
    <w:p w14:paraId="667412E7" w14:textId="77777777" w:rsidR="005A2A7E" w:rsidRDefault="005A2A7E">
      <w:pPr>
        <w:pStyle w:val="GvdeMetni"/>
        <w:spacing w:before="5"/>
        <w:ind w:left="0"/>
        <w:rPr>
          <w:b/>
        </w:rPr>
      </w:pPr>
    </w:p>
    <w:p w14:paraId="0E0606EE" w14:textId="77777777" w:rsidR="005A2A7E" w:rsidRDefault="008E3266">
      <w:pPr>
        <w:pStyle w:val="GvdeMetni"/>
        <w:spacing w:line="276" w:lineRule="auto"/>
        <w:ind w:left="0" w:right="179"/>
        <w:jc w:val="both"/>
        <w:pPrChange w:id="179" w:author="Dekan" w:date="2025-02-10T02:27:00Z">
          <w:pPr>
            <w:pStyle w:val="GvdeMetni"/>
            <w:spacing w:line="276" w:lineRule="auto"/>
            <w:ind w:right="179"/>
            <w:jc w:val="both"/>
          </w:pPr>
        </w:pPrChange>
      </w:pPr>
      <w:del w:id="180" w:author="Dekan" w:date="2025-02-10T02:27:00Z">
        <w:r w:rsidDel="00F16766">
          <w:delText>Host-Based Intrusion Detection Systems (</w:delText>
        </w:r>
      </w:del>
      <w:r>
        <w:t>HIDS</w:t>
      </w:r>
      <w:ins w:id="181" w:author="Dekan" w:date="2025-02-10T02:27:00Z">
        <w:r w:rsidR="00F16766">
          <w:t>s</w:t>
        </w:r>
      </w:ins>
      <w:del w:id="182" w:author="Dekan" w:date="2025-02-10T02:27:00Z">
        <w:r w:rsidDel="00F16766">
          <w:delText>)</w:delText>
        </w:r>
      </w:del>
      <w:r>
        <w:t xml:space="preserve"> operate on individual hosts or devices by monitoring activities such as file integrity, log files, and running processes. HIDS</w:t>
      </w:r>
      <w:r>
        <w:rPr>
          <w:spacing w:val="-3"/>
        </w:rPr>
        <w:t xml:space="preserve"> </w:t>
      </w:r>
      <w:r>
        <w:t>provides</w:t>
      </w:r>
      <w:r>
        <w:rPr>
          <w:spacing w:val="-3"/>
        </w:rPr>
        <w:t xml:space="preserve"> </w:t>
      </w:r>
      <w:r>
        <w:t>a detailed analysis of host-specific activities, making it particularly useful for detecting suspicious behavior at the device level. These systems are especially effective in environments that require deep security monitoring, such as critical systems or servers. According to Debar et</w:t>
      </w:r>
      <w:r>
        <w:rPr>
          <w:spacing w:val="-3"/>
        </w:rPr>
        <w:t xml:space="preserve"> </w:t>
      </w:r>
      <w:r>
        <w:t>al.</w:t>
      </w:r>
      <w:r>
        <w:rPr>
          <w:spacing w:val="-3"/>
        </w:rPr>
        <w:t xml:space="preserve"> </w:t>
      </w:r>
      <w:r>
        <w:t>[23],</w:t>
      </w:r>
      <w:r>
        <w:rPr>
          <w:spacing w:val="-3"/>
        </w:rPr>
        <w:t xml:space="preserve"> </w:t>
      </w:r>
      <w:r>
        <w:t>HIDS</w:t>
      </w:r>
      <w:r>
        <w:rPr>
          <w:spacing w:val="-3"/>
        </w:rPr>
        <w:t xml:space="preserve"> </w:t>
      </w:r>
      <w:r>
        <w:t>can</w:t>
      </w:r>
      <w:r>
        <w:rPr>
          <w:spacing w:val="-3"/>
        </w:rPr>
        <w:t xml:space="preserve"> </w:t>
      </w:r>
      <w:r>
        <w:t>detect</w:t>
      </w:r>
      <w:r>
        <w:rPr>
          <w:spacing w:val="-3"/>
        </w:rPr>
        <w:t xml:space="preserve"> </w:t>
      </w:r>
      <w:r>
        <w:t>intrusions</w:t>
      </w:r>
      <w:r>
        <w:rPr>
          <w:spacing w:val="-3"/>
        </w:rPr>
        <w:t xml:space="preserve"> </w:t>
      </w:r>
      <w:r>
        <w:t>that</w:t>
      </w:r>
      <w:r>
        <w:rPr>
          <w:spacing w:val="-3"/>
        </w:rPr>
        <w:t xml:space="preserve"> </w:t>
      </w:r>
      <w:r>
        <w:t>NIDS</w:t>
      </w:r>
      <w:r>
        <w:rPr>
          <w:spacing w:val="-3"/>
        </w:rPr>
        <w:t xml:space="preserve"> </w:t>
      </w:r>
      <w:r>
        <w:t>might</w:t>
      </w:r>
      <w:r>
        <w:rPr>
          <w:spacing w:val="-3"/>
        </w:rPr>
        <w:t xml:space="preserve"> </w:t>
      </w:r>
      <w:r>
        <w:t>overlook,</w:t>
      </w:r>
      <w:r>
        <w:rPr>
          <w:spacing w:val="-3"/>
        </w:rPr>
        <w:t xml:space="preserve"> </w:t>
      </w:r>
      <w:r>
        <w:t>such</w:t>
      </w:r>
      <w:r>
        <w:rPr>
          <w:spacing w:val="-3"/>
        </w:rPr>
        <w:t xml:space="preserve"> </w:t>
      </w:r>
      <w:r>
        <w:t>as unauthorized modifications to system files. However, HIDS</w:t>
      </w:r>
      <w:r>
        <w:rPr>
          <w:spacing w:val="-3"/>
        </w:rPr>
        <w:t xml:space="preserve"> </w:t>
      </w:r>
      <w:r>
        <w:t>is</w:t>
      </w:r>
      <w:r>
        <w:rPr>
          <w:spacing w:val="-3"/>
        </w:rPr>
        <w:t xml:space="preserve"> </w:t>
      </w:r>
      <w:r>
        <w:t>limited</w:t>
      </w:r>
      <w:r>
        <w:rPr>
          <w:spacing w:val="-3"/>
        </w:rPr>
        <w:t xml:space="preserve"> </w:t>
      </w:r>
      <w:r>
        <w:t>to</w:t>
      </w:r>
      <w:r>
        <w:rPr>
          <w:spacing w:val="-3"/>
        </w:rPr>
        <w:t xml:space="preserve"> </w:t>
      </w:r>
      <w:r>
        <w:t>specific</w:t>
      </w:r>
      <w:r>
        <w:rPr>
          <w:spacing w:val="-3"/>
        </w:rPr>
        <w:t xml:space="preserve"> </w:t>
      </w:r>
      <w:r>
        <w:t>devices</w:t>
      </w:r>
      <w:r>
        <w:rPr>
          <w:spacing w:val="-3"/>
        </w:rPr>
        <w:t xml:space="preserve"> </w:t>
      </w:r>
      <w:r>
        <w:t>and does not provide a comprehensive view of network-wide security.</w:t>
      </w:r>
    </w:p>
    <w:p w14:paraId="1844983A" w14:textId="77777777" w:rsidR="005A2A7E" w:rsidRDefault="008E3266">
      <w:pPr>
        <w:pStyle w:val="Balk1"/>
        <w:numPr>
          <w:ilvl w:val="1"/>
          <w:numId w:val="4"/>
        </w:numPr>
        <w:tabs>
          <w:tab w:val="left" w:pos="501"/>
        </w:tabs>
        <w:ind w:left="501"/>
      </w:pPr>
      <w:r>
        <w:t>Signature-Based</w:t>
      </w:r>
      <w:r>
        <w:rPr>
          <w:spacing w:val="-2"/>
        </w:rPr>
        <w:t xml:space="preserve"> </w:t>
      </w:r>
      <w:r>
        <w:t>Intrusion</w:t>
      </w:r>
      <w:r>
        <w:rPr>
          <w:spacing w:val="-1"/>
        </w:rPr>
        <w:t xml:space="preserve"> </w:t>
      </w:r>
      <w:r>
        <w:t>Detection</w:t>
      </w:r>
      <w:r>
        <w:rPr>
          <w:spacing w:val="-1"/>
        </w:rPr>
        <w:t xml:space="preserve"> </w:t>
      </w:r>
      <w:r>
        <w:t>System</w:t>
      </w:r>
      <w:r>
        <w:rPr>
          <w:spacing w:val="-1"/>
        </w:rPr>
        <w:t xml:space="preserve"> </w:t>
      </w:r>
      <w:r>
        <w:rPr>
          <w:spacing w:val="-2"/>
        </w:rPr>
        <w:t>(SIDS)</w:t>
      </w:r>
    </w:p>
    <w:p w14:paraId="1A90B2A7" w14:textId="77777777" w:rsidR="005A2A7E" w:rsidRDefault="005A2A7E">
      <w:pPr>
        <w:pStyle w:val="GvdeMetni"/>
        <w:spacing w:before="5"/>
        <w:ind w:left="0"/>
        <w:rPr>
          <w:b/>
        </w:rPr>
      </w:pPr>
    </w:p>
    <w:p w14:paraId="3C227261" w14:textId="77777777" w:rsidR="005A2A7E" w:rsidRDefault="008E3266">
      <w:pPr>
        <w:pStyle w:val="GvdeMetni"/>
        <w:spacing w:before="1" w:line="276" w:lineRule="auto"/>
        <w:ind w:right="177"/>
        <w:jc w:val="both"/>
      </w:pPr>
      <w:r>
        <w:t>A Signature-Based Intrusion Detection System (SIDS) detects malicious activities based on predefined patterns or signatures of known threats. When incoming traffic matches a known signature, the IDS generates an alert. This method is highly effective in detecting known threats quickly and accurately, producing a low false positive rate. However, since the signature database must be frequently updated, it is ineffective against new or unknown threats. Tools such as Snort utilize signature-based systems to enable rapid vulnerability detection in environments where common, known threats are prevalent [24].</w:t>
      </w:r>
    </w:p>
    <w:p w14:paraId="108AD88B" w14:textId="77777777" w:rsidR="005A2A7E" w:rsidRDefault="008E3266">
      <w:pPr>
        <w:pStyle w:val="Balk1"/>
        <w:numPr>
          <w:ilvl w:val="1"/>
          <w:numId w:val="4"/>
        </w:numPr>
        <w:tabs>
          <w:tab w:val="left" w:pos="501"/>
        </w:tabs>
        <w:ind w:left="501"/>
      </w:pPr>
      <w:r>
        <w:t>Anomaly-Based Intrusion Detection System</w:t>
      </w:r>
      <w:r>
        <w:rPr>
          <w:spacing w:val="60"/>
        </w:rPr>
        <w:t xml:space="preserve"> </w:t>
      </w:r>
      <w:r>
        <w:rPr>
          <w:spacing w:val="-2"/>
        </w:rPr>
        <w:t>(AIDS)</w:t>
      </w:r>
    </w:p>
    <w:p w14:paraId="39A21627" w14:textId="77777777" w:rsidR="005A2A7E" w:rsidRDefault="005A2A7E">
      <w:pPr>
        <w:pStyle w:val="GvdeMetni"/>
        <w:spacing w:before="5"/>
        <w:ind w:left="0"/>
        <w:rPr>
          <w:b/>
        </w:rPr>
      </w:pPr>
    </w:p>
    <w:p w14:paraId="1A389EDA" w14:textId="77777777" w:rsidR="005A2A7E" w:rsidRDefault="008E3266">
      <w:pPr>
        <w:pStyle w:val="GvdeMetni"/>
        <w:spacing w:line="276" w:lineRule="auto"/>
        <w:ind w:right="179"/>
        <w:jc w:val="both"/>
      </w:pPr>
      <w:r>
        <w:t>An Anomaly-Based Intrusion Detection System (AIDS) establishes a baseline of normal network behavior and flags deviations from this baseline as potential threats. According to Javitz and Valdes, this method does not rely on predefined signatures but instead identifies unusual behavioral patterns, making it particularly effective against unknown threats and</w:t>
      </w:r>
      <w:r>
        <w:rPr>
          <w:spacing w:val="40"/>
        </w:rPr>
        <w:t xml:space="preserve"> </w:t>
      </w:r>
      <w:r>
        <w:t>zero-day vulnerabilities. However, anomaly-based IDS tends</w:t>
      </w:r>
      <w:r>
        <w:rPr>
          <w:spacing w:val="-3"/>
        </w:rPr>
        <w:t xml:space="preserve"> </w:t>
      </w:r>
      <w:r>
        <w:t>to</w:t>
      </w:r>
      <w:r>
        <w:rPr>
          <w:spacing w:val="-3"/>
        </w:rPr>
        <w:t xml:space="preserve"> </w:t>
      </w:r>
      <w:r>
        <w:t>produce</w:t>
      </w:r>
      <w:r>
        <w:rPr>
          <w:spacing w:val="-3"/>
        </w:rPr>
        <w:t xml:space="preserve"> </w:t>
      </w:r>
      <w:r>
        <w:t>a</w:t>
      </w:r>
      <w:r>
        <w:rPr>
          <w:spacing w:val="-3"/>
        </w:rPr>
        <w:t xml:space="preserve"> </w:t>
      </w:r>
      <w:r>
        <w:t>higher</w:t>
      </w:r>
      <w:r>
        <w:rPr>
          <w:spacing w:val="-3"/>
        </w:rPr>
        <w:t xml:space="preserve"> </w:t>
      </w:r>
      <w:r>
        <w:t>rate</w:t>
      </w:r>
      <w:r>
        <w:rPr>
          <w:spacing w:val="-3"/>
        </w:rPr>
        <w:t xml:space="preserve"> </w:t>
      </w:r>
      <w:r>
        <w:t>of</w:t>
      </w:r>
      <w:r>
        <w:rPr>
          <w:spacing w:val="-3"/>
        </w:rPr>
        <w:t xml:space="preserve"> </w:t>
      </w:r>
      <w:r>
        <w:t>false positives and requires fine-tuning to improve accuracy. These systems are ideal for organizations with unique network patterns or those requiring adaptive security measures, such as research institutions [25].</w:t>
      </w:r>
    </w:p>
    <w:p w14:paraId="0932CC05" w14:textId="77777777" w:rsidR="005A2A7E" w:rsidRDefault="005A2A7E">
      <w:pPr>
        <w:pStyle w:val="GvdeMetni"/>
        <w:spacing w:before="41"/>
        <w:ind w:left="0"/>
      </w:pPr>
    </w:p>
    <w:p w14:paraId="7CC97F7B" w14:textId="77777777" w:rsidR="005A2A7E" w:rsidRDefault="008E3266">
      <w:pPr>
        <w:pStyle w:val="Balk1"/>
        <w:numPr>
          <w:ilvl w:val="1"/>
          <w:numId w:val="4"/>
        </w:numPr>
        <w:tabs>
          <w:tab w:val="left" w:pos="501"/>
        </w:tabs>
        <w:spacing w:before="0"/>
        <w:ind w:left="501"/>
      </w:pPr>
      <w:r>
        <w:t xml:space="preserve">Hybrid Intrusion Detection System </w:t>
      </w:r>
      <w:r>
        <w:rPr>
          <w:spacing w:val="-2"/>
        </w:rPr>
        <w:t>(HIDS)</w:t>
      </w:r>
    </w:p>
    <w:p w14:paraId="592C7D34" w14:textId="77777777" w:rsidR="005A2A7E" w:rsidRDefault="005A2A7E">
      <w:pPr>
        <w:pStyle w:val="GvdeMetni"/>
        <w:spacing w:before="6"/>
        <w:ind w:left="0"/>
        <w:rPr>
          <w:b/>
        </w:rPr>
      </w:pPr>
    </w:p>
    <w:p w14:paraId="1ACC26E8" w14:textId="77777777" w:rsidR="005A2A7E" w:rsidRDefault="008E3266">
      <w:pPr>
        <w:pStyle w:val="GvdeMetni"/>
        <w:spacing w:line="276" w:lineRule="auto"/>
        <w:ind w:right="178"/>
        <w:jc w:val="both"/>
      </w:pPr>
      <w:r>
        <w:t>A Hybrid Intrusion Detection System (HIDS) combines the features of both signature-based and anomaly-based detection methods, leveraging the strengths of each approach to provide comprehensive security protection. According to Bace and Mell, hybrid IDS offers a robust, multi-layered security approach that significantly reduces the likelihood of false positives. However, the complexity associated with deployment and management can be a</w:t>
      </w:r>
      <w:r>
        <w:rPr>
          <w:spacing w:val="40"/>
        </w:rPr>
        <w:t xml:space="preserve"> </w:t>
      </w:r>
      <w:r>
        <w:t>disadvantage. Hybrid IDS is most suitable for organizations that require high-level security across diverse threat environments, ensuring effective detection and management of both known</w:t>
      </w:r>
      <w:r>
        <w:rPr>
          <w:spacing w:val="14"/>
        </w:rPr>
        <w:t xml:space="preserve"> </w:t>
      </w:r>
      <w:r>
        <w:t>and</w:t>
      </w:r>
      <w:r>
        <w:rPr>
          <w:spacing w:val="14"/>
        </w:rPr>
        <w:t xml:space="preserve"> </w:t>
      </w:r>
      <w:r>
        <w:t>unknown</w:t>
      </w:r>
      <w:r>
        <w:rPr>
          <w:spacing w:val="14"/>
        </w:rPr>
        <w:t xml:space="preserve"> </w:t>
      </w:r>
      <w:r>
        <w:t>threats.</w:t>
      </w:r>
      <w:r>
        <w:rPr>
          <w:spacing w:val="14"/>
        </w:rPr>
        <w:t xml:space="preserve"> </w:t>
      </w:r>
      <w:r>
        <w:t>by</w:t>
      </w:r>
      <w:r>
        <w:rPr>
          <w:spacing w:val="14"/>
        </w:rPr>
        <w:t xml:space="preserve"> </w:t>
      </w:r>
      <w:r>
        <w:t>integrating</w:t>
      </w:r>
      <w:r>
        <w:rPr>
          <w:spacing w:val="15"/>
        </w:rPr>
        <w:t xml:space="preserve"> </w:t>
      </w:r>
      <w:r>
        <w:t>different</w:t>
      </w:r>
      <w:r>
        <w:rPr>
          <w:spacing w:val="14"/>
        </w:rPr>
        <w:t xml:space="preserve"> </w:t>
      </w:r>
      <w:r>
        <w:t>IDS</w:t>
      </w:r>
      <w:r>
        <w:rPr>
          <w:spacing w:val="14"/>
        </w:rPr>
        <w:t xml:space="preserve"> </w:t>
      </w:r>
      <w:r>
        <w:t>types,</w:t>
      </w:r>
      <w:r>
        <w:rPr>
          <w:spacing w:val="14"/>
        </w:rPr>
        <w:t xml:space="preserve"> </w:t>
      </w:r>
      <w:r>
        <w:t>organizations</w:t>
      </w:r>
      <w:r>
        <w:rPr>
          <w:spacing w:val="14"/>
        </w:rPr>
        <w:t xml:space="preserve"> </w:t>
      </w:r>
      <w:r>
        <w:t>can</w:t>
      </w:r>
      <w:r>
        <w:rPr>
          <w:spacing w:val="14"/>
        </w:rPr>
        <w:t xml:space="preserve"> </w:t>
      </w:r>
      <w:r>
        <w:t>develop</w:t>
      </w:r>
      <w:r>
        <w:rPr>
          <w:spacing w:val="15"/>
        </w:rPr>
        <w:t xml:space="preserve"> </w:t>
      </w:r>
      <w:r>
        <w:rPr>
          <w:spacing w:val="-10"/>
        </w:rPr>
        <w:t>a</w:t>
      </w:r>
    </w:p>
    <w:p w14:paraId="24FD6527" w14:textId="77777777" w:rsidR="005A2A7E" w:rsidRDefault="005A2A7E">
      <w:pPr>
        <w:pStyle w:val="GvdeMetni"/>
        <w:spacing w:line="276" w:lineRule="auto"/>
        <w:jc w:val="both"/>
        <w:sectPr w:rsidR="005A2A7E">
          <w:pgSz w:w="11920" w:h="16840"/>
          <w:pgMar w:top="1380" w:right="1275" w:bottom="280" w:left="1275" w:header="720" w:footer="720" w:gutter="0"/>
          <w:cols w:space="720"/>
        </w:sectPr>
      </w:pPr>
    </w:p>
    <w:p w14:paraId="281E5EF6" w14:textId="77777777" w:rsidR="005A2A7E" w:rsidRDefault="008E3266">
      <w:pPr>
        <w:pStyle w:val="GvdeMetni"/>
        <w:spacing w:before="60" w:line="276" w:lineRule="auto"/>
        <w:ind w:right="185"/>
        <w:jc w:val="both"/>
      </w:pPr>
      <w:r>
        <w:t>security strategy that maximizes detection and response capabilities against cyber threats</w:t>
      </w:r>
      <w:r>
        <w:rPr>
          <w:spacing w:val="80"/>
        </w:rPr>
        <w:t xml:space="preserve"> </w:t>
      </w:r>
      <w:r>
        <w:rPr>
          <w:spacing w:val="-2"/>
        </w:rPr>
        <w:t>[21].</w:t>
      </w:r>
    </w:p>
    <w:p w14:paraId="302DDC62" w14:textId="77777777" w:rsidR="005A2A7E" w:rsidRDefault="008E3266">
      <w:pPr>
        <w:pStyle w:val="Balk1"/>
        <w:numPr>
          <w:ilvl w:val="0"/>
          <w:numId w:val="4"/>
        </w:numPr>
        <w:tabs>
          <w:tab w:val="left" w:pos="381"/>
        </w:tabs>
        <w:ind w:left="381"/>
      </w:pPr>
      <w:r>
        <w:t xml:space="preserve">Machine Learning in </w:t>
      </w:r>
      <w:r>
        <w:rPr>
          <w:spacing w:val="-5"/>
        </w:rPr>
        <w:t>IDS</w:t>
      </w:r>
    </w:p>
    <w:p w14:paraId="6A6C6D59" w14:textId="77777777" w:rsidR="005A2A7E" w:rsidRDefault="005A2A7E">
      <w:pPr>
        <w:pStyle w:val="GvdeMetni"/>
        <w:spacing w:before="5"/>
        <w:ind w:left="0"/>
        <w:rPr>
          <w:b/>
        </w:rPr>
      </w:pPr>
    </w:p>
    <w:p w14:paraId="5CABCFB0" w14:textId="77777777" w:rsidR="005A2A7E" w:rsidRDefault="008E3266">
      <w:pPr>
        <w:pStyle w:val="GvdeMetni"/>
        <w:spacing w:line="276" w:lineRule="auto"/>
        <w:ind w:right="182"/>
        <w:jc w:val="both"/>
      </w:pPr>
      <w:del w:id="183" w:author="Dekan" w:date="2025-02-10T01:50:00Z">
        <w:r w:rsidDel="008E3266">
          <w:delText>Machine learning (</w:delText>
        </w:r>
      </w:del>
      <w:r>
        <w:t>ML</w:t>
      </w:r>
      <w:del w:id="184" w:author="Dekan" w:date="2025-02-10T01:50:00Z">
        <w:r w:rsidDel="008E3266">
          <w:delText>)</w:delText>
        </w:r>
      </w:del>
      <w:r>
        <w:t xml:space="preserve"> approaches are frequently used in</w:t>
      </w:r>
      <w:r>
        <w:rPr>
          <w:spacing w:val="-3"/>
        </w:rPr>
        <w:t xml:space="preserve"> </w:t>
      </w:r>
      <w:del w:id="185" w:author="Dekan" w:date="2025-02-10T01:55:00Z">
        <w:r w:rsidDel="008E3266">
          <w:delText>Intrusion</w:delText>
        </w:r>
        <w:r w:rsidDel="008E3266">
          <w:rPr>
            <w:spacing w:val="-3"/>
          </w:rPr>
          <w:delText xml:space="preserve"> </w:delText>
        </w:r>
        <w:r w:rsidDel="008E3266">
          <w:delText>Detection</w:delText>
        </w:r>
        <w:r w:rsidDel="008E3266">
          <w:rPr>
            <w:spacing w:val="-3"/>
          </w:rPr>
          <w:delText xml:space="preserve"> </w:delText>
        </w:r>
        <w:r w:rsidDel="008E3266">
          <w:delText>Systems</w:delText>
        </w:r>
        <w:r w:rsidDel="008E3266">
          <w:rPr>
            <w:spacing w:val="-3"/>
          </w:rPr>
          <w:delText xml:space="preserve"> </w:delText>
        </w:r>
        <w:r w:rsidDel="008E3266">
          <w:delText xml:space="preserve">(IDS) </w:delText>
        </w:r>
      </w:del>
      <w:ins w:id="186" w:author="Dekan" w:date="2025-02-10T01:55:00Z">
        <w:r>
          <w:t>IDS</w:t>
        </w:r>
      </w:ins>
      <w:ins w:id="187" w:author="Dekan" w:date="2025-02-10T02:01:00Z">
        <w:r w:rsidR="00C17414">
          <w:t xml:space="preserve">s </w:t>
        </w:r>
      </w:ins>
      <w:r>
        <w:t>to detect network attacks. These approaches analyze network traffic to differentiate between normal and malicious behaviors (anomalies). Machine learning builds models by analyzing data and uses these models to predict future events. In IDS, ML is used to identify features and classify attacks. ML methods learn from</w:t>
      </w:r>
      <w:r>
        <w:rPr>
          <w:spacing w:val="-3"/>
        </w:rPr>
        <w:t xml:space="preserve"> </w:t>
      </w:r>
      <w:r>
        <w:t>datasets</w:t>
      </w:r>
      <w:r>
        <w:rPr>
          <w:spacing w:val="-3"/>
        </w:rPr>
        <w:t xml:space="preserve"> </w:t>
      </w:r>
      <w:r>
        <w:t>and</w:t>
      </w:r>
      <w:r>
        <w:rPr>
          <w:spacing w:val="-3"/>
        </w:rPr>
        <w:t xml:space="preserve"> </w:t>
      </w:r>
      <w:r>
        <w:t>detect</w:t>
      </w:r>
      <w:r>
        <w:rPr>
          <w:spacing w:val="-3"/>
        </w:rPr>
        <w:t xml:space="preserve"> </w:t>
      </w:r>
      <w:r>
        <w:t>attacks</w:t>
      </w:r>
      <w:r>
        <w:rPr>
          <w:spacing w:val="-3"/>
        </w:rPr>
        <w:t xml:space="preserve"> </w:t>
      </w:r>
      <w:r>
        <w:t>based</w:t>
      </w:r>
      <w:r>
        <w:rPr>
          <w:spacing w:val="-3"/>
        </w:rPr>
        <w:t xml:space="preserve"> </w:t>
      </w:r>
      <w:r>
        <w:t>on</w:t>
      </w:r>
      <w:r>
        <w:rPr>
          <w:spacing w:val="-3"/>
        </w:rPr>
        <w:t xml:space="preserve"> </w:t>
      </w:r>
      <w:r>
        <w:t>this</w:t>
      </w:r>
      <w:r>
        <w:rPr>
          <w:spacing w:val="-3"/>
        </w:rPr>
        <w:t xml:space="preserve"> </w:t>
      </w:r>
      <w:r>
        <w:t>learned information. Some commonly used</w:t>
      </w:r>
      <w:r>
        <w:rPr>
          <w:spacing w:val="-4"/>
        </w:rPr>
        <w:t xml:space="preserve"> </w:t>
      </w:r>
      <w:r>
        <w:t>ML</w:t>
      </w:r>
      <w:r>
        <w:rPr>
          <w:spacing w:val="-4"/>
        </w:rPr>
        <w:t xml:space="preserve"> </w:t>
      </w:r>
      <w:r>
        <w:t>techniques</w:t>
      </w:r>
      <w:r>
        <w:rPr>
          <w:spacing w:val="-4"/>
        </w:rPr>
        <w:t xml:space="preserve"> </w:t>
      </w:r>
      <w:r>
        <w:t>in</w:t>
      </w:r>
      <w:r>
        <w:rPr>
          <w:spacing w:val="-4"/>
        </w:rPr>
        <w:t xml:space="preserve"> </w:t>
      </w:r>
      <w:r>
        <w:t>IDS</w:t>
      </w:r>
      <w:r>
        <w:rPr>
          <w:spacing w:val="-4"/>
        </w:rPr>
        <w:t xml:space="preserve"> </w:t>
      </w:r>
      <w:r>
        <w:t>include</w:t>
      </w:r>
      <w:r>
        <w:rPr>
          <w:spacing w:val="-4"/>
        </w:rPr>
        <w:t xml:space="preserve"> </w:t>
      </w:r>
      <w:r>
        <w:t>Artificial</w:t>
      </w:r>
      <w:r>
        <w:rPr>
          <w:spacing w:val="-4"/>
        </w:rPr>
        <w:t xml:space="preserve"> </w:t>
      </w:r>
      <w:r>
        <w:t>Neural</w:t>
      </w:r>
      <w:r>
        <w:rPr>
          <w:spacing w:val="-4"/>
        </w:rPr>
        <w:t xml:space="preserve"> </w:t>
      </w:r>
      <w:r>
        <w:t>Networks (ANN), Support Vector Machines (SVM</w:t>
      </w:r>
      <w:ins w:id="188" w:author="Dekan" w:date="2025-02-10T02:59:00Z">
        <w:r w:rsidR="00BC502A">
          <w:t>s</w:t>
        </w:r>
      </w:ins>
      <w:r>
        <w:t>), Decision Trees (DT</w:t>
      </w:r>
      <w:ins w:id="189" w:author="Dekan" w:date="2025-02-10T02:59:00Z">
        <w:r w:rsidR="00BC502A">
          <w:t>s</w:t>
        </w:r>
      </w:ins>
      <w:r>
        <w:t>), Naïve Bayes (NB), and Logistic Regression (LR) [26].</w:t>
      </w:r>
    </w:p>
    <w:p w14:paraId="464B8368" w14:textId="77777777" w:rsidR="005A2A7E" w:rsidRDefault="005A2A7E">
      <w:pPr>
        <w:pStyle w:val="GvdeMetni"/>
        <w:spacing w:before="41"/>
        <w:ind w:left="0"/>
      </w:pPr>
    </w:p>
    <w:p w14:paraId="59FCF8E8" w14:textId="77777777" w:rsidR="005A2A7E" w:rsidRDefault="008E3266">
      <w:pPr>
        <w:pStyle w:val="Balk1"/>
        <w:numPr>
          <w:ilvl w:val="1"/>
          <w:numId w:val="4"/>
        </w:numPr>
        <w:tabs>
          <w:tab w:val="left" w:pos="501"/>
        </w:tabs>
        <w:spacing w:before="1"/>
        <w:ind w:left="501"/>
      </w:pPr>
      <w:r>
        <w:t>Support</w:t>
      </w:r>
      <w:r>
        <w:rPr>
          <w:spacing w:val="-8"/>
        </w:rPr>
        <w:t xml:space="preserve"> </w:t>
      </w:r>
      <w:r>
        <w:t>Vector</w:t>
      </w:r>
      <w:r>
        <w:rPr>
          <w:spacing w:val="-8"/>
        </w:rPr>
        <w:t xml:space="preserve"> </w:t>
      </w:r>
      <w:r>
        <w:t>Machine</w:t>
      </w:r>
      <w:r>
        <w:rPr>
          <w:spacing w:val="-7"/>
        </w:rPr>
        <w:t xml:space="preserve"> </w:t>
      </w:r>
      <w:r>
        <w:rPr>
          <w:spacing w:val="-2"/>
        </w:rPr>
        <w:t>(SVM)</w:t>
      </w:r>
    </w:p>
    <w:p w14:paraId="58E5CB19" w14:textId="77777777" w:rsidR="005A2A7E" w:rsidRDefault="005A2A7E">
      <w:pPr>
        <w:pStyle w:val="GvdeMetni"/>
        <w:spacing w:before="163"/>
        <w:ind w:left="0"/>
        <w:rPr>
          <w:b/>
        </w:rPr>
      </w:pPr>
    </w:p>
    <w:p w14:paraId="02AD70BA" w14:textId="77777777" w:rsidR="005A2A7E" w:rsidRDefault="008E3266">
      <w:pPr>
        <w:pStyle w:val="GvdeMetni"/>
        <w:spacing w:before="1" w:line="276" w:lineRule="auto"/>
        <w:ind w:right="178"/>
        <w:jc w:val="both"/>
      </w:pPr>
      <w:r>
        <w:t>SVM is a model used for classification, regression, and outlier detection. It separates data linearly based on a hyperplane. SVM is a binary classifier but can also perform multi-class classification. It is one of the most effective ML techniques for handling non-linear data, although its training time is longer than other techniques [26]. In</w:t>
      </w:r>
      <w:r>
        <w:rPr>
          <w:spacing w:val="-2"/>
        </w:rPr>
        <w:t xml:space="preserve"> </w:t>
      </w:r>
      <w:r>
        <w:t>IDS</w:t>
      </w:r>
      <w:r>
        <w:rPr>
          <w:spacing w:val="-2"/>
        </w:rPr>
        <w:t xml:space="preserve"> </w:t>
      </w:r>
      <w:r>
        <w:t>applications,</w:t>
      </w:r>
      <w:r>
        <w:rPr>
          <w:spacing w:val="-2"/>
        </w:rPr>
        <w:t xml:space="preserve"> </w:t>
      </w:r>
      <w:r>
        <w:t>SVM</w:t>
      </w:r>
      <w:r>
        <w:rPr>
          <w:spacing w:val="-2"/>
        </w:rPr>
        <w:t xml:space="preserve"> </w:t>
      </w:r>
      <w:r>
        <w:t>has been observed to produce successful results due to its ability to handle complex feature</w:t>
      </w:r>
      <w:r>
        <w:rPr>
          <w:spacing w:val="80"/>
        </w:rPr>
        <w:t xml:space="preserve"> </w:t>
      </w:r>
      <w:r>
        <w:t>spaces</w:t>
      </w:r>
      <w:r>
        <w:rPr>
          <w:spacing w:val="40"/>
        </w:rPr>
        <w:t xml:space="preserve"> </w:t>
      </w:r>
      <w:r w:rsidRPr="00C17414">
        <w:rPr>
          <w:highlight w:val="yellow"/>
          <w:rPrChange w:id="190" w:author="Dekan" w:date="2025-02-10T02:03:00Z">
            <w:rPr/>
          </w:rPrChange>
        </w:rPr>
        <w:t>[</w:t>
      </w:r>
      <w:ins w:id="191" w:author="Dekan" w:date="2025-02-10T02:58:00Z">
        <w:r w:rsidR="00BC502A">
          <w:rPr>
            <w:highlight w:val="yellow"/>
          </w:rPr>
          <w:t>???</w:t>
        </w:r>
      </w:ins>
      <w:del w:id="192" w:author="Dekan" w:date="2025-02-10T02:58:00Z">
        <w:r w:rsidRPr="00C17414" w:rsidDel="00BC502A">
          <w:rPr>
            <w:highlight w:val="yellow"/>
            <w:rPrChange w:id="193" w:author="Dekan" w:date="2025-02-10T02:03:00Z">
              <w:rPr/>
            </w:rPrChange>
          </w:rPr>
          <w:delText>Ref-SVM-specific</w:delText>
        </w:r>
      </w:del>
      <w:r w:rsidRPr="00C17414">
        <w:rPr>
          <w:highlight w:val="yellow"/>
          <w:rPrChange w:id="194" w:author="Dekan" w:date="2025-02-10T02:03:00Z">
            <w:rPr/>
          </w:rPrChange>
        </w:rPr>
        <w:t>].</w:t>
      </w:r>
      <w:r>
        <w:rPr>
          <w:spacing w:val="40"/>
        </w:rPr>
        <w:t xml:space="preserve"> </w:t>
      </w:r>
      <w:r>
        <w:t>SVM</w:t>
      </w:r>
      <w:r>
        <w:rPr>
          <w:spacing w:val="40"/>
        </w:rPr>
        <w:t xml:space="preserve"> </w:t>
      </w:r>
      <w:r>
        <w:t>is</w:t>
      </w:r>
      <w:r>
        <w:rPr>
          <w:spacing w:val="40"/>
        </w:rPr>
        <w:t xml:space="preserve"> </w:t>
      </w:r>
      <w:r>
        <w:t>frequently</w:t>
      </w:r>
      <w:r>
        <w:rPr>
          <w:spacing w:val="40"/>
        </w:rPr>
        <w:t xml:space="preserve"> </w:t>
      </w:r>
      <w:r>
        <w:t>preferred</w:t>
      </w:r>
      <w:r>
        <w:rPr>
          <w:spacing w:val="40"/>
        </w:rPr>
        <w:t xml:space="preserve"> </w:t>
      </w:r>
      <w:r>
        <w:t>in</w:t>
      </w:r>
      <w:r>
        <w:rPr>
          <w:spacing w:val="40"/>
        </w:rPr>
        <w:t xml:space="preserve"> </w:t>
      </w:r>
      <w:r>
        <w:t>various</w:t>
      </w:r>
      <w:r>
        <w:rPr>
          <w:spacing w:val="40"/>
        </w:rPr>
        <w:t xml:space="preserve"> </w:t>
      </w:r>
      <w:r>
        <w:t>IDS</w:t>
      </w:r>
      <w:r>
        <w:rPr>
          <w:spacing w:val="40"/>
        </w:rPr>
        <w:t xml:space="preserve"> </w:t>
      </w:r>
      <w:r>
        <w:t xml:space="preserve">studies </w:t>
      </w:r>
      <w:r w:rsidRPr="00F16766">
        <w:rPr>
          <w:highlight w:val="yellow"/>
          <w:rPrChange w:id="195" w:author="Dekan" w:date="2025-02-10T02:25:00Z">
            <w:rPr/>
          </w:rPrChange>
        </w:rPr>
        <w:t>[</w:t>
      </w:r>
      <w:ins w:id="196" w:author="Dekan" w:date="2025-02-10T02:58:00Z">
        <w:r w:rsidR="00BC502A">
          <w:rPr>
            <w:highlight w:val="yellow"/>
          </w:rPr>
          <w:t>???</w:t>
        </w:r>
      </w:ins>
      <w:del w:id="197" w:author="Dekan" w:date="2025-02-10T02:58:00Z">
        <w:r w:rsidRPr="00F16766" w:rsidDel="00BC502A">
          <w:rPr>
            <w:highlight w:val="yellow"/>
            <w:rPrChange w:id="198" w:author="Dekan" w:date="2025-02-10T02:25:00Z">
              <w:rPr/>
            </w:rPrChange>
          </w:rPr>
          <w:delText>References-SVM-add</w:delText>
        </w:r>
      </w:del>
      <w:r w:rsidRPr="00F16766">
        <w:rPr>
          <w:highlight w:val="yellow"/>
          <w:rPrChange w:id="199" w:author="Dekan" w:date="2025-02-10T02:25:00Z">
            <w:rPr/>
          </w:rPrChange>
        </w:rPr>
        <w:t>].</w:t>
      </w:r>
      <w:r>
        <w:t xml:space="preserve"> In </w:t>
      </w:r>
      <w:ins w:id="200" w:author="Dekan" w:date="2025-02-10T02:58:00Z">
        <w:r w:rsidR="00BC502A">
          <w:t xml:space="preserve">the </w:t>
        </w:r>
      </w:ins>
      <w:del w:id="201" w:author="Dekan" w:date="2025-02-10T02:58:00Z">
        <w:r w:rsidDel="00BC502A">
          <w:delText xml:space="preserve">a </w:delText>
        </w:r>
      </w:del>
      <w:r>
        <w:t>study</w:t>
      </w:r>
      <w:ins w:id="202" w:author="Dekan" w:date="2025-02-10T02:59:00Z">
        <w:r w:rsidR="00BC502A">
          <w:t xml:space="preserve"> of</w:t>
        </w:r>
      </w:ins>
      <w:del w:id="203" w:author="Dekan" w:date="2025-02-10T02:59:00Z">
        <w:r w:rsidDel="00BC502A">
          <w:delText xml:space="preserve"> by</w:delText>
        </w:r>
      </w:del>
      <w:r>
        <w:t xml:space="preserve"> Mohammadi</w:t>
      </w:r>
      <w:r>
        <w:rPr>
          <w:spacing w:val="-3"/>
        </w:rPr>
        <w:t xml:space="preserve"> </w:t>
      </w:r>
      <w:r>
        <w:t>et</w:t>
      </w:r>
      <w:r>
        <w:rPr>
          <w:spacing w:val="-3"/>
        </w:rPr>
        <w:t xml:space="preserve"> </w:t>
      </w:r>
      <w:r>
        <w:t>al.</w:t>
      </w:r>
      <w:r>
        <w:rPr>
          <w:spacing w:val="-3"/>
        </w:rPr>
        <w:t xml:space="preserve"> </w:t>
      </w:r>
      <w:r>
        <w:t>(2021),</w:t>
      </w:r>
      <w:r>
        <w:rPr>
          <w:spacing w:val="-3"/>
        </w:rPr>
        <w:t xml:space="preserve"> </w:t>
      </w:r>
      <w:r>
        <w:t>a</w:t>
      </w:r>
      <w:r>
        <w:rPr>
          <w:spacing w:val="-3"/>
        </w:rPr>
        <w:t xml:space="preserve"> </w:t>
      </w:r>
      <w:r>
        <w:t>comprehensive</w:t>
      </w:r>
      <w:r>
        <w:rPr>
          <w:spacing w:val="-3"/>
        </w:rPr>
        <w:t xml:space="preserve"> </w:t>
      </w:r>
      <w:r>
        <w:t>analysis</w:t>
      </w:r>
      <w:r>
        <w:rPr>
          <w:spacing w:val="-3"/>
        </w:rPr>
        <w:t xml:space="preserve"> </w:t>
      </w:r>
      <w:r>
        <w:t>of SVM-based intrusion detection and feature selection systems was presented [27].</w:t>
      </w:r>
    </w:p>
    <w:p w14:paraId="52CA3F99" w14:textId="77777777" w:rsidR="005A2A7E" w:rsidRDefault="008E3266">
      <w:pPr>
        <w:pStyle w:val="Balk1"/>
        <w:numPr>
          <w:ilvl w:val="1"/>
          <w:numId w:val="4"/>
        </w:numPr>
        <w:tabs>
          <w:tab w:val="left" w:pos="501"/>
        </w:tabs>
        <w:ind w:left="501"/>
      </w:pPr>
      <w:r>
        <w:t xml:space="preserve">Naive Bayes </w:t>
      </w:r>
      <w:r>
        <w:rPr>
          <w:spacing w:val="-4"/>
        </w:rPr>
        <w:t>(NB)</w:t>
      </w:r>
    </w:p>
    <w:p w14:paraId="33F6BAFC" w14:textId="77777777" w:rsidR="005A2A7E" w:rsidRDefault="005A2A7E">
      <w:pPr>
        <w:pStyle w:val="GvdeMetni"/>
        <w:spacing w:before="5"/>
        <w:ind w:left="0"/>
        <w:rPr>
          <w:b/>
        </w:rPr>
      </w:pPr>
    </w:p>
    <w:p w14:paraId="1B701D55" w14:textId="77777777" w:rsidR="005A2A7E" w:rsidRDefault="008E3266">
      <w:pPr>
        <w:pStyle w:val="GvdeMetni"/>
        <w:spacing w:line="276" w:lineRule="auto"/>
        <w:ind w:right="180"/>
        <w:jc w:val="both"/>
      </w:pPr>
      <w:r>
        <w:t>Naïve Bayes is a classification algorithm based on Bayes’ Theorem. This classifier assumes that the probability of each feature belonging to a particular class is independent of other features. Predictions are made by calculating the probability of each class and selecting the class with the highest probability. Research findings indicate that Naïve Bayes</w:t>
      </w:r>
      <w:r>
        <w:rPr>
          <w:spacing w:val="-4"/>
        </w:rPr>
        <w:t xml:space="preserve"> </w:t>
      </w:r>
      <w:r>
        <w:t>performs</w:t>
      </w:r>
      <w:r>
        <w:rPr>
          <w:spacing w:val="-4"/>
        </w:rPr>
        <w:t xml:space="preserve"> </w:t>
      </w:r>
      <w:r>
        <w:t>best on real-time datasets, making it highly suitable for fast and efficient IDS applications [26].</w:t>
      </w:r>
    </w:p>
    <w:p w14:paraId="3721F9CE" w14:textId="77777777" w:rsidR="005A2A7E" w:rsidRDefault="008E3266">
      <w:pPr>
        <w:pStyle w:val="Balk1"/>
        <w:numPr>
          <w:ilvl w:val="1"/>
          <w:numId w:val="4"/>
        </w:numPr>
        <w:tabs>
          <w:tab w:val="left" w:pos="501"/>
        </w:tabs>
        <w:ind w:left="501"/>
      </w:pPr>
      <w:r>
        <w:t>k-Nearest</w:t>
      </w:r>
      <w:r>
        <w:rPr>
          <w:spacing w:val="-3"/>
        </w:rPr>
        <w:t xml:space="preserve"> </w:t>
      </w:r>
      <w:r>
        <w:t>Neighbour</w:t>
      </w:r>
      <w:r>
        <w:rPr>
          <w:spacing w:val="-2"/>
        </w:rPr>
        <w:t xml:space="preserve"> (</w:t>
      </w:r>
      <w:del w:id="204" w:author="Dekan" w:date="2025-02-10T02:24:00Z">
        <w:r w:rsidDel="00F16766">
          <w:rPr>
            <w:spacing w:val="-2"/>
          </w:rPr>
          <w:delText>kNN</w:delText>
        </w:r>
      </w:del>
      <w:ins w:id="205" w:author="Dekan" w:date="2025-02-10T02:24:00Z">
        <w:r w:rsidR="00F16766">
          <w:rPr>
            <w:spacing w:val="-2"/>
          </w:rPr>
          <w:t>KNN</w:t>
        </w:r>
      </w:ins>
      <w:r>
        <w:rPr>
          <w:spacing w:val="-2"/>
        </w:rPr>
        <w:t>)</w:t>
      </w:r>
    </w:p>
    <w:p w14:paraId="2D7928F5" w14:textId="77777777" w:rsidR="005A2A7E" w:rsidRDefault="005A2A7E">
      <w:pPr>
        <w:pStyle w:val="GvdeMetni"/>
        <w:spacing w:before="5"/>
        <w:ind w:left="0"/>
        <w:rPr>
          <w:b/>
        </w:rPr>
      </w:pPr>
    </w:p>
    <w:p w14:paraId="1C24FFAB" w14:textId="77777777" w:rsidR="005A2A7E" w:rsidRDefault="008E3266">
      <w:pPr>
        <w:pStyle w:val="GvdeMetni"/>
        <w:spacing w:line="276" w:lineRule="auto"/>
        <w:ind w:right="181"/>
        <w:jc w:val="both"/>
      </w:pPr>
      <w:del w:id="206" w:author="Dekan" w:date="2025-02-10T02:24:00Z">
        <w:r w:rsidDel="00F16766">
          <w:delText>kNN</w:delText>
        </w:r>
      </w:del>
      <w:ins w:id="207" w:author="Dekan" w:date="2025-02-10T02:24:00Z">
        <w:r w:rsidR="00F16766">
          <w:t>KNN</w:t>
        </w:r>
      </w:ins>
      <w:r>
        <w:t xml:space="preserve"> is used for both classification and regression problems. It is a lazy learner, meaning it stores all training data and classifies new data based on its</w:t>
      </w:r>
      <w:r>
        <w:rPr>
          <w:spacing w:val="-2"/>
        </w:rPr>
        <w:t xml:space="preserve"> </w:t>
      </w:r>
      <w:r>
        <w:t>similarity</w:t>
      </w:r>
      <w:r>
        <w:rPr>
          <w:spacing w:val="-2"/>
        </w:rPr>
        <w:t xml:space="preserve"> </w:t>
      </w:r>
      <w:r>
        <w:t>to</w:t>
      </w:r>
      <w:r>
        <w:rPr>
          <w:spacing w:val="-2"/>
        </w:rPr>
        <w:t xml:space="preserve"> </w:t>
      </w:r>
      <w:r>
        <w:t>existing</w:t>
      </w:r>
      <w:r>
        <w:rPr>
          <w:spacing w:val="-2"/>
        </w:rPr>
        <w:t xml:space="preserve"> </w:t>
      </w:r>
      <w:r>
        <w:t>records.</w:t>
      </w:r>
      <w:r>
        <w:rPr>
          <w:spacing w:val="-2"/>
        </w:rPr>
        <w:t xml:space="preserve"> </w:t>
      </w:r>
      <w:r>
        <w:t xml:space="preserve">The classification of test data is based on distance metrics such as Euclidean distance. However, </w:t>
      </w:r>
      <w:del w:id="208" w:author="Dekan" w:date="2025-02-10T02:24:00Z">
        <w:r w:rsidDel="00F16766">
          <w:delText>kNN</w:delText>
        </w:r>
      </w:del>
      <w:ins w:id="209" w:author="Dekan" w:date="2025-02-10T02:24:00Z">
        <w:r w:rsidR="00F16766">
          <w:t>KNN</w:t>
        </w:r>
      </w:ins>
      <w:r>
        <w:t xml:space="preserve"> is computationally expensive, especially for large datasets, as it requires storing and comparing all previous data points [26].</w:t>
      </w:r>
    </w:p>
    <w:p w14:paraId="52711398" w14:textId="77777777" w:rsidR="005A2A7E" w:rsidRDefault="008E3266">
      <w:pPr>
        <w:pStyle w:val="Balk1"/>
        <w:ind w:left="141" w:firstLine="0"/>
      </w:pPr>
      <w:r>
        <w:t>4.4.</w:t>
      </w:r>
      <w:r>
        <w:rPr>
          <w:spacing w:val="-2"/>
        </w:rPr>
        <w:t xml:space="preserve"> </w:t>
      </w:r>
      <w:r>
        <w:t>Logistic</w:t>
      </w:r>
      <w:r>
        <w:rPr>
          <w:spacing w:val="-2"/>
        </w:rPr>
        <w:t xml:space="preserve"> </w:t>
      </w:r>
      <w:r>
        <w:t>Regression</w:t>
      </w:r>
      <w:r>
        <w:rPr>
          <w:spacing w:val="-1"/>
        </w:rPr>
        <w:t xml:space="preserve"> </w:t>
      </w:r>
      <w:r>
        <w:rPr>
          <w:spacing w:val="-4"/>
        </w:rPr>
        <w:t>(LR)</w:t>
      </w:r>
    </w:p>
    <w:p w14:paraId="57098B34" w14:textId="77777777" w:rsidR="005A2A7E" w:rsidRDefault="005A2A7E">
      <w:pPr>
        <w:pStyle w:val="GvdeMetni"/>
        <w:spacing w:before="6"/>
        <w:ind w:left="0"/>
        <w:rPr>
          <w:b/>
        </w:rPr>
      </w:pPr>
    </w:p>
    <w:p w14:paraId="242E33B1" w14:textId="77777777" w:rsidR="005A2A7E" w:rsidRDefault="008E3266">
      <w:pPr>
        <w:pStyle w:val="GvdeMetni"/>
        <w:spacing w:line="276" w:lineRule="auto"/>
        <w:ind w:right="181"/>
        <w:jc w:val="both"/>
      </w:pPr>
      <w:del w:id="210" w:author="Dekan" w:date="2025-02-10T02:28:00Z">
        <w:r w:rsidDel="00F16766">
          <w:delText>Logistic Regression</w:delText>
        </w:r>
      </w:del>
      <w:ins w:id="211" w:author="Dekan" w:date="2025-02-10T02:28:00Z">
        <w:r w:rsidR="00F16766">
          <w:t>LR</w:t>
        </w:r>
      </w:ins>
      <w:r>
        <w:t xml:space="preserve"> predicts discrete values (0 or 1) based on independent variables. It estimates</w:t>
      </w:r>
      <w:r>
        <w:rPr>
          <w:spacing w:val="15"/>
        </w:rPr>
        <w:t xml:space="preserve"> </w:t>
      </w:r>
      <w:r>
        <w:t>whether</w:t>
      </w:r>
      <w:r>
        <w:rPr>
          <w:spacing w:val="15"/>
        </w:rPr>
        <w:t xml:space="preserve"> </w:t>
      </w:r>
      <w:r>
        <w:t>an</w:t>
      </w:r>
      <w:r>
        <w:rPr>
          <w:spacing w:val="15"/>
        </w:rPr>
        <w:t xml:space="preserve"> </w:t>
      </w:r>
      <w:r>
        <w:t>event</w:t>
      </w:r>
      <w:r>
        <w:rPr>
          <w:spacing w:val="15"/>
        </w:rPr>
        <w:t xml:space="preserve"> </w:t>
      </w:r>
      <w:r>
        <w:t>will</w:t>
      </w:r>
      <w:r>
        <w:rPr>
          <w:spacing w:val="15"/>
        </w:rPr>
        <w:t xml:space="preserve"> </w:t>
      </w:r>
      <w:r>
        <w:t>occur</w:t>
      </w:r>
      <w:r>
        <w:rPr>
          <w:spacing w:val="15"/>
        </w:rPr>
        <w:t xml:space="preserve"> </w:t>
      </w:r>
      <w:r>
        <w:t>or</w:t>
      </w:r>
      <w:r>
        <w:rPr>
          <w:spacing w:val="15"/>
        </w:rPr>
        <w:t xml:space="preserve"> </w:t>
      </w:r>
      <w:r>
        <w:t>not</w:t>
      </w:r>
      <w:r>
        <w:rPr>
          <w:spacing w:val="15"/>
        </w:rPr>
        <w:t xml:space="preserve"> </w:t>
      </w:r>
      <w:r>
        <w:t>using</w:t>
      </w:r>
      <w:r>
        <w:rPr>
          <w:spacing w:val="15"/>
        </w:rPr>
        <w:t xml:space="preserve"> </w:t>
      </w:r>
      <w:r>
        <w:t>a</w:t>
      </w:r>
      <w:r>
        <w:rPr>
          <w:spacing w:val="15"/>
        </w:rPr>
        <w:t xml:space="preserve"> </w:t>
      </w:r>
      <w:r>
        <w:t>logistic</w:t>
      </w:r>
      <w:r>
        <w:rPr>
          <w:spacing w:val="15"/>
        </w:rPr>
        <w:t xml:space="preserve"> </w:t>
      </w:r>
      <w:r>
        <w:t>function.</w:t>
      </w:r>
      <w:r>
        <w:rPr>
          <w:spacing w:val="15"/>
        </w:rPr>
        <w:t xml:space="preserve"> </w:t>
      </w:r>
      <w:r>
        <w:t xml:space="preserve">The threshold value </w:t>
      </w:r>
      <w:r>
        <w:rPr>
          <w:spacing w:val="-5"/>
        </w:rPr>
        <w:t>is</w:t>
      </w:r>
    </w:p>
    <w:p w14:paraId="1B81D310" w14:textId="77777777" w:rsidR="005A2A7E" w:rsidRDefault="005A2A7E">
      <w:pPr>
        <w:pStyle w:val="GvdeMetni"/>
        <w:spacing w:line="276" w:lineRule="auto"/>
        <w:jc w:val="both"/>
        <w:sectPr w:rsidR="005A2A7E">
          <w:pgSz w:w="11920" w:h="16840"/>
          <w:pgMar w:top="1380" w:right="1275" w:bottom="280" w:left="1275" w:header="720" w:footer="720" w:gutter="0"/>
          <w:cols w:space="720"/>
        </w:sectPr>
      </w:pPr>
    </w:p>
    <w:p w14:paraId="5E8AC468" w14:textId="77777777" w:rsidR="005A2A7E" w:rsidRDefault="008E3266">
      <w:pPr>
        <w:pStyle w:val="GvdeMetni"/>
        <w:spacing w:before="60" w:line="276" w:lineRule="auto"/>
        <w:ind w:right="188"/>
        <w:jc w:val="both"/>
      </w:pPr>
      <w:del w:id="212" w:author="Dekan" w:date="2025-02-10T02:15:00Z">
        <w:r w:rsidDel="00AA3356">
          <w:delText>typically</w:delText>
        </w:r>
      </w:del>
      <w:ins w:id="213" w:author="Dekan" w:date="2025-02-10T02:15:00Z">
        <w:r w:rsidR="00AA3356">
          <w:t>typically,</w:t>
        </w:r>
      </w:ins>
      <w:r>
        <w:rPr>
          <w:spacing w:val="27"/>
        </w:rPr>
        <w:t xml:space="preserve"> </w:t>
      </w:r>
      <w:r>
        <w:t>0.5, where values above 0.5 are classified as 1, and values below 0.5 are classified as 0. LR is known for its high performance, low computational cost, and interpretability, making it a popular choice for IDS applications [26].</w:t>
      </w:r>
    </w:p>
    <w:p w14:paraId="0C9DC172" w14:textId="77777777" w:rsidR="005A2A7E" w:rsidRDefault="008E3266">
      <w:pPr>
        <w:pStyle w:val="Balk1"/>
        <w:numPr>
          <w:ilvl w:val="1"/>
          <w:numId w:val="3"/>
        </w:numPr>
        <w:tabs>
          <w:tab w:val="left" w:pos="501"/>
        </w:tabs>
        <w:ind w:left="501"/>
      </w:pPr>
      <w:r>
        <w:t>Karar Ağa</w:t>
      </w:r>
      <w:ins w:id="214" w:author="Dekan" w:date="2025-02-10T02:34:00Z">
        <w:r w:rsidR="00493143">
          <w:t>çları</w:t>
        </w:r>
      </w:ins>
      <w:del w:id="215" w:author="Dekan" w:date="2025-02-10T02:34:00Z">
        <w:r w:rsidDel="00493143">
          <w:delText>cı</w:delText>
        </w:r>
      </w:del>
      <w:r>
        <w:t xml:space="preserve"> </w:t>
      </w:r>
      <w:r>
        <w:rPr>
          <w:spacing w:val="-4"/>
        </w:rPr>
        <w:t>(DT</w:t>
      </w:r>
      <w:ins w:id="216" w:author="Dekan" w:date="2025-02-10T02:29:00Z">
        <w:r w:rsidR="00F16766">
          <w:rPr>
            <w:spacing w:val="-4"/>
          </w:rPr>
          <w:t>s</w:t>
        </w:r>
      </w:ins>
      <w:r>
        <w:rPr>
          <w:spacing w:val="-4"/>
        </w:rPr>
        <w:t>)</w:t>
      </w:r>
    </w:p>
    <w:p w14:paraId="1B12E8F7" w14:textId="77777777" w:rsidR="005A2A7E" w:rsidRDefault="005A2A7E">
      <w:pPr>
        <w:pStyle w:val="GvdeMetni"/>
        <w:spacing w:before="5"/>
        <w:ind w:left="0"/>
        <w:rPr>
          <w:b/>
        </w:rPr>
      </w:pPr>
    </w:p>
    <w:p w14:paraId="3F800833" w14:textId="77777777" w:rsidR="005A2A7E" w:rsidRDefault="008E3266">
      <w:pPr>
        <w:pStyle w:val="GvdeMetni"/>
        <w:spacing w:line="276" w:lineRule="auto"/>
        <w:ind w:right="179"/>
        <w:jc w:val="both"/>
      </w:pPr>
      <w:del w:id="217" w:author="Dekan" w:date="2025-02-10T02:29:00Z">
        <w:r w:rsidDel="00F16766">
          <w:delText>Decision Trees (</w:delText>
        </w:r>
      </w:del>
      <w:r>
        <w:t>DT</w:t>
      </w:r>
      <w:ins w:id="218" w:author="Dekan" w:date="2025-02-10T02:29:00Z">
        <w:r w:rsidR="00F16766">
          <w:t>s</w:t>
        </w:r>
      </w:ins>
      <w:del w:id="219" w:author="Dekan" w:date="2025-02-10T02:29:00Z">
        <w:r w:rsidDel="00F16766">
          <w:delText>)</w:delText>
        </w:r>
      </w:del>
      <w:r>
        <w:t xml:space="preserve"> are used for both classification and regression problems, but they are primarily preferred for classification tasks. While a regression tree deals with continuous values, a decision tree works with categorical labels. Decision trees classify each instance through a sequence of hierarchical decisions, represented in a tree structure, making them highly interpretable and effective for IDS</w:t>
      </w:r>
      <w:ins w:id="220" w:author="Dekan" w:date="2025-02-10T02:29:00Z">
        <w:r w:rsidR="00F16766">
          <w:t>s</w:t>
        </w:r>
      </w:ins>
      <w:r>
        <w:t xml:space="preserve"> [26].</w:t>
      </w:r>
    </w:p>
    <w:p w14:paraId="2DC75668" w14:textId="77777777" w:rsidR="005A2A7E" w:rsidRDefault="008E3266">
      <w:pPr>
        <w:pStyle w:val="Balk1"/>
        <w:numPr>
          <w:ilvl w:val="1"/>
          <w:numId w:val="3"/>
        </w:numPr>
        <w:tabs>
          <w:tab w:val="left" w:pos="501"/>
        </w:tabs>
        <w:ind w:left="501"/>
      </w:pPr>
      <w:r>
        <w:t>Random</w:t>
      </w:r>
      <w:r>
        <w:rPr>
          <w:spacing w:val="-3"/>
        </w:rPr>
        <w:t xml:space="preserve"> </w:t>
      </w:r>
      <w:r>
        <w:t>Forest</w:t>
      </w:r>
      <w:r>
        <w:rPr>
          <w:spacing w:val="-2"/>
        </w:rPr>
        <w:t xml:space="preserve"> </w:t>
      </w:r>
      <w:r>
        <w:rPr>
          <w:spacing w:val="-4"/>
        </w:rPr>
        <w:t>(RF)</w:t>
      </w:r>
    </w:p>
    <w:p w14:paraId="534AB15E" w14:textId="77777777" w:rsidR="005A2A7E" w:rsidRDefault="005A2A7E">
      <w:pPr>
        <w:pStyle w:val="GvdeMetni"/>
        <w:spacing w:before="5"/>
        <w:ind w:left="0"/>
        <w:rPr>
          <w:b/>
        </w:rPr>
      </w:pPr>
    </w:p>
    <w:p w14:paraId="738337F7" w14:textId="77777777" w:rsidR="005A2A7E" w:rsidRDefault="008E3266">
      <w:pPr>
        <w:pStyle w:val="GvdeMetni"/>
        <w:spacing w:before="1" w:line="276" w:lineRule="auto"/>
        <w:ind w:right="179"/>
        <w:jc w:val="both"/>
      </w:pPr>
      <w:del w:id="221" w:author="Dekan" w:date="2025-02-10T02:29:00Z">
        <w:r w:rsidDel="00F16766">
          <w:delText>Random Forest (</w:delText>
        </w:r>
      </w:del>
      <w:r>
        <w:t>RF</w:t>
      </w:r>
      <w:del w:id="222" w:author="Dekan" w:date="2025-02-10T02:29:00Z">
        <w:r w:rsidDel="00F16766">
          <w:delText>)</w:delText>
        </w:r>
      </w:del>
      <w:r>
        <w:t xml:space="preserve"> is an ensemble learning method that builds multiple decision trees and aggregates their predictions. The final prediction is obtained by averaging the predictions of all trees. RF generally performs more accurately than individual decision trees and can be used for both classification and regression tasks. Additionally, RF provides an easily interpretable ranking of feature importance, making it useful for feature selection in IDS applications [26]. Table 3 presents studies using ML techniques, their datasets, and corresponding results.</w:t>
      </w:r>
    </w:p>
    <w:p w14:paraId="0C06F040" w14:textId="77777777" w:rsidR="005A2A7E" w:rsidRDefault="008E3266">
      <w:pPr>
        <w:spacing w:before="240"/>
        <w:ind w:left="247" w:right="282"/>
        <w:jc w:val="center"/>
        <w:rPr>
          <w:sz w:val="20"/>
        </w:rPr>
      </w:pPr>
      <w:r>
        <w:rPr>
          <w:sz w:val="20"/>
        </w:rPr>
        <w:t>Table</w:t>
      </w:r>
      <w:r>
        <w:rPr>
          <w:spacing w:val="-11"/>
          <w:sz w:val="20"/>
        </w:rPr>
        <w:t xml:space="preserve"> </w:t>
      </w:r>
      <w:r>
        <w:rPr>
          <w:sz w:val="20"/>
        </w:rPr>
        <w:t>3.</w:t>
      </w:r>
      <w:r>
        <w:rPr>
          <w:spacing w:val="-9"/>
          <w:sz w:val="20"/>
        </w:rPr>
        <w:t xml:space="preserve"> </w:t>
      </w:r>
      <w:r>
        <w:rPr>
          <w:sz w:val="20"/>
        </w:rPr>
        <w:t>Machine</w:t>
      </w:r>
      <w:r>
        <w:rPr>
          <w:spacing w:val="-9"/>
          <w:sz w:val="20"/>
        </w:rPr>
        <w:t xml:space="preserve"> </w:t>
      </w:r>
      <w:r>
        <w:rPr>
          <w:sz w:val="20"/>
        </w:rPr>
        <w:t>Learning-Based</w:t>
      </w:r>
      <w:r>
        <w:rPr>
          <w:spacing w:val="-9"/>
          <w:sz w:val="20"/>
        </w:rPr>
        <w:t xml:space="preserve"> </w:t>
      </w:r>
      <w:r>
        <w:rPr>
          <w:sz w:val="20"/>
        </w:rPr>
        <w:t>IDS</w:t>
      </w:r>
      <w:r>
        <w:rPr>
          <w:spacing w:val="-9"/>
          <w:sz w:val="20"/>
        </w:rPr>
        <w:t xml:space="preserve"> </w:t>
      </w:r>
      <w:r>
        <w:rPr>
          <w:sz w:val="20"/>
        </w:rPr>
        <w:t>Studies</w:t>
      </w:r>
      <w:r>
        <w:rPr>
          <w:spacing w:val="-9"/>
          <w:sz w:val="20"/>
        </w:rPr>
        <w:t xml:space="preserve"> </w:t>
      </w:r>
      <w:r>
        <w:rPr>
          <w:sz w:val="20"/>
        </w:rPr>
        <w:t>(2016-2020)</w:t>
      </w:r>
      <w:r>
        <w:rPr>
          <w:spacing w:val="-9"/>
          <w:sz w:val="20"/>
        </w:rPr>
        <w:t xml:space="preserve"> </w:t>
      </w:r>
      <w:r>
        <w:rPr>
          <w:spacing w:val="-4"/>
          <w:sz w:val="20"/>
        </w:rPr>
        <w:t>[26]</w:t>
      </w:r>
    </w:p>
    <w:tbl>
      <w:tblPr>
        <w:tblStyle w:val="TableNormal"/>
        <w:tblW w:w="0" w:type="auto"/>
        <w:tblInd w:w="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380"/>
        <w:gridCol w:w="1020"/>
        <w:gridCol w:w="2140"/>
        <w:gridCol w:w="3360"/>
      </w:tblGrid>
      <w:tr w:rsidR="005A2A7E" w14:paraId="328CE630" w14:textId="77777777">
        <w:trPr>
          <w:trHeight w:val="220"/>
        </w:trPr>
        <w:tc>
          <w:tcPr>
            <w:tcW w:w="2380" w:type="dxa"/>
          </w:tcPr>
          <w:p w14:paraId="013B81EC" w14:textId="77777777" w:rsidR="005A2A7E" w:rsidRDefault="008E3266">
            <w:pPr>
              <w:pStyle w:val="TableParagraph"/>
              <w:ind w:left="106"/>
              <w:jc w:val="left"/>
              <w:rPr>
                <w:sz w:val="18"/>
              </w:rPr>
            </w:pPr>
            <w:del w:id="223" w:author="Dekan" w:date="2025-02-10T03:00:00Z">
              <w:r w:rsidDel="00BC502A">
                <w:rPr>
                  <w:spacing w:val="-2"/>
                  <w:sz w:val="18"/>
                </w:rPr>
                <w:delText>Study</w:delText>
              </w:r>
            </w:del>
            <w:ins w:id="224" w:author="Dekan" w:date="2025-02-10T03:00:00Z">
              <w:r w:rsidR="00BC502A">
                <w:rPr>
                  <w:spacing w:val="-2"/>
                  <w:sz w:val="18"/>
                </w:rPr>
                <w:t>References</w:t>
              </w:r>
            </w:ins>
          </w:p>
        </w:tc>
        <w:tc>
          <w:tcPr>
            <w:tcW w:w="1020" w:type="dxa"/>
          </w:tcPr>
          <w:p w14:paraId="62F3F6D3" w14:textId="77777777" w:rsidR="005A2A7E" w:rsidRDefault="008E3266">
            <w:pPr>
              <w:pStyle w:val="TableParagraph"/>
              <w:ind w:left="97"/>
              <w:jc w:val="left"/>
              <w:rPr>
                <w:sz w:val="18"/>
              </w:rPr>
            </w:pPr>
            <w:r>
              <w:rPr>
                <w:spacing w:val="-2"/>
                <w:sz w:val="18"/>
              </w:rPr>
              <w:t>Dataset</w:t>
            </w:r>
          </w:p>
        </w:tc>
        <w:tc>
          <w:tcPr>
            <w:tcW w:w="2140" w:type="dxa"/>
          </w:tcPr>
          <w:p w14:paraId="4450F06B" w14:textId="77777777" w:rsidR="005A2A7E" w:rsidRDefault="008E3266">
            <w:pPr>
              <w:pStyle w:val="TableParagraph"/>
              <w:ind w:left="112"/>
              <w:jc w:val="left"/>
              <w:rPr>
                <w:sz w:val="18"/>
              </w:rPr>
            </w:pPr>
            <w:r>
              <w:rPr>
                <w:spacing w:val="-2"/>
                <w:sz w:val="18"/>
              </w:rPr>
              <w:t>Method</w:t>
            </w:r>
          </w:p>
        </w:tc>
        <w:tc>
          <w:tcPr>
            <w:tcW w:w="3360" w:type="dxa"/>
          </w:tcPr>
          <w:p w14:paraId="70241029" w14:textId="77777777" w:rsidR="005A2A7E" w:rsidRDefault="008E3266">
            <w:pPr>
              <w:pStyle w:val="TableParagraph"/>
              <w:ind w:left="102"/>
              <w:jc w:val="left"/>
              <w:rPr>
                <w:sz w:val="18"/>
              </w:rPr>
            </w:pPr>
            <w:r>
              <w:rPr>
                <w:spacing w:val="-2"/>
                <w:sz w:val="18"/>
              </w:rPr>
              <w:t>Evaluation</w:t>
            </w:r>
          </w:p>
        </w:tc>
      </w:tr>
      <w:tr w:rsidR="005A2A7E" w14:paraId="565936C4" w14:textId="77777777">
        <w:trPr>
          <w:trHeight w:val="639"/>
        </w:trPr>
        <w:tc>
          <w:tcPr>
            <w:tcW w:w="2380" w:type="dxa"/>
          </w:tcPr>
          <w:p w14:paraId="62678B7D" w14:textId="77777777" w:rsidR="005A2A7E" w:rsidRDefault="008E3266">
            <w:pPr>
              <w:pStyle w:val="TableParagraph"/>
              <w:spacing w:line="202" w:lineRule="exact"/>
              <w:ind w:left="106"/>
              <w:jc w:val="left"/>
              <w:rPr>
                <w:sz w:val="18"/>
              </w:rPr>
            </w:pPr>
            <w:r>
              <w:rPr>
                <w:sz w:val="18"/>
              </w:rPr>
              <w:t xml:space="preserve">Mehmood and Rais </w:t>
            </w:r>
            <w:r>
              <w:rPr>
                <w:spacing w:val="-2"/>
                <w:sz w:val="18"/>
              </w:rPr>
              <w:t>(2016)</w:t>
            </w:r>
          </w:p>
        </w:tc>
        <w:tc>
          <w:tcPr>
            <w:tcW w:w="1020" w:type="dxa"/>
          </w:tcPr>
          <w:p w14:paraId="395F2243" w14:textId="77777777" w:rsidR="005A2A7E" w:rsidRDefault="008E3266">
            <w:pPr>
              <w:pStyle w:val="TableParagraph"/>
              <w:spacing w:line="202" w:lineRule="exact"/>
              <w:ind w:left="97"/>
              <w:jc w:val="left"/>
              <w:rPr>
                <w:sz w:val="18"/>
              </w:rPr>
            </w:pPr>
            <w:r>
              <w:rPr>
                <w:sz w:val="18"/>
              </w:rPr>
              <w:t>KDD-</w:t>
            </w:r>
            <w:r>
              <w:rPr>
                <w:spacing w:val="-5"/>
                <w:sz w:val="18"/>
              </w:rPr>
              <w:t>99</w:t>
            </w:r>
          </w:p>
        </w:tc>
        <w:tc>
          <w:tcPr>
            <w:tcW w:w="2140" w:type="dxa"/>
          </w:tcPr>
          <w:p w14:paraId="11B234BE" w14:textId="77777777" w:rsidR="005A2A7E" w:rsidRDefault="008E3266">
            <w:pPr>
              <w:pStyle w:val="TableParagraph"/>
              <w:spacing w:line="202" w:lineRule="exact"/>
              <w:ind w:left="112"/>
              <w:jc w:val="left"/>
              <w:rPr>
                <w:sz w:val="18"/>
              </w:rPr>
            </w:pPr>
            <w:r>
              <w:rPr>
                <w:sz w:val="18"/>
              </w:rPr>
              <w:t xml:space="preserve">SVM, J48, NB, </w:t>
            </w:r>
            <w:r>
              <w:rPr>
                <w:spacing w:val="-5"/>
                <w:sz w:val="18"/>
              </w:rPr>
              <w:t>DT</w:t>
            </w:r>
          </w:p>
        </w:tc>
        <w:tc>
          <w:tcPr>
            <w:tcW w:w="3360" w:type="dxa"/>
          </w:tcPr>
          <w:p w14:paraId="7C9E0CAD" w14:textId="77777777" w:rsidR="005A2A7E" w:rsidRDefault="008E3266">
            <w:pPr>
              <w:pStyle w:val="TableParagraph"/>
              <w:spacing w:line="240" w:lineRule="auto"/>
              <w:ind w:left="102" w:right="63"/>
              <w:jc w:val="left"/>
              <w:rPr>
                <w:sz w:val="18"/>
              </w:rPr>
            </w:pPr>
            <w:r>
              <w:rPr>
                <w:sz w:val="18"/>
              </w:rPr>
              <w:t>J48</w:t>
            </w:r>
            <w:r>
              <w:rPr>
                <w:spacing w:val="-8"/>
                <w:sz w:val="18"/>
              </w:rPr>
              <w:t xml:space="preserve"> </w:t>
            </w:r>
            <w:r>
              <w:rPr>
                <w:sz w:val="18"/>
              </w:rPr>
              <w:t>outperformed</w:t>
            </w:r>
            <w:r>
              <w:rPr>
                <w:spacing w:val="-8"/>
                <w:sz w:val="18"/>
              </w:rPr>
              <w:t xml:space="preserve"> </w:t>
            </w:r>
            <w:r>
              <w:rPr>
                <w:sz w:val="18"/>
              </w:rPr>
              <w:t>other</w:t>
            </w:r>
            <w:r>
              <w:rPr>
                <w:spacing w:val="-8"/>
                <w:sz w:val="18"/>
              </w:rPr>
              <w:t xml:space="preserve"> </w:t>
            </w:r>
            <w:r>
              <w:rPr>
                <w:sz w:val="18"/>
              </w:rPr>
              <w:t>algorithms</w:t>
            </w:r>
            <w:r>
              <w:rPr>
                <w:spacing w:val="-8"/>
                <w:sz w:val="18"/>
              </w:rPr>
              <w:t xml:space="preserve"> </w:t>
            </w:r>
            <w:r>
              <w:rPr>
                <w:sz w:val="18"/>
              </w:rPr>
              <w:t>in</w:t>
            </w:r>
            <w:r>
              <w:rPr>
                <w:spacing w:val="-8"/>
                <w:sz w:val="18"/>
              </w:rPr>
              <w:t xml:space="preserve"> </w:t>
            </w:r>
            <w:r>
              <w:rPr>
                <w:sz w:val="18"/>
              </w:rPr>
              <w:t>terms of accuracy and misclassification rate.</w:t>
            </w:r>
          </w:p>
        </w:tc>
      </w:tr>
      <w:tr w:rsidR="005A2A7E" w14:paraId="6E45D7BB" w14:textId="77777777">
        <w:trPr>
          <w:trHeight w:val="400"/>
        </w:trPr>
        <w:tc>
          <w:tcPr>
            <w:tcW w:w="2380" w:type="dxa"/>
          </w:tcPr>
          <w:p w14:paraId="3796E907" w14:textId="77777777" w:rsidR="005A2A7E" w:rsidRDefault="008E3266">
            <w:pPr>
              <w:pStyle w:val="TableParagraph"/>
              <w:spacing w:line="202" w:lineRule="exact"/>
              <w:ind w:left="106"/>
              <w:jc w:val="left"/>
              <w:rPr>
                <w:sz w:val="18"/>
              </w:rPr>
            </w:pPr>
            <w:r>
              <w:rPr>
                <w:sz w:val="18"/>
              </w:rPr>
              <w:t xml:space="preserve">Belavagi and Muniyal </w:t>
            </w:r>
            <w:r>
              <w:rPr>
                <w:spacing w:val="-2"/>
                <w:sz w:val="18"/>
              </w:rPr>
              <w:t>(2016)</w:t>
            </w:r>
          </w:p>
        </w:tc>
        <w:tc>
          <w:tcPr>
            <w:tcW w:w="1020" w:type="dxa"/>
          </w:tcPr>
          <w:p w14:paraId="337673A1" w14:textId="77777777" w:rsidR="005A2A7E" w:rsidRDefault="008E3266">
            <w:pPr>
              <w:pStyle w:val="TableParagraph"/>
              <w:spacing w:line="202" w:lineRule="exact"/>
              <w:ind w:left="97"/>
              <w:jc w:val="left"/>
              <w:rPr>
                <w:sz w:val="18"/>
              </w:rPr>
            </w:pPr>
            <w:r>
              <w:rPr>
                <w:sz w:val="18"/>
              </w:rPr>
              <w:t>NSL-</w:t>
            </w:r>
            <w:r>
              <w:rPr>
                <w:spacing w:val="-5"/>
                <w:sz w:val="18"/>
              </w:rPr>
              <w:t>KDD</w:t>
            </w:r>
          </w:p>
        </w:tc>
        <w:tc>
          <w:tcPr>
            <w:tcW w:w="2140" w:type="dxa"/>
          </w:tcPr>
          <w:p w14:paraId="623EC945" w14:textId="77777777" w:rsidR="005A2A7E" w:rsidRDefault="008E3266">
            <w:pPr>
              <w:pStyle w:val="TableParagraph"/>
              <w:spacing w:line="202" w:lineRule="exact"/>
              <w:ind w:left="112"/>
              <w:jc w:val="left"/>
              <w:rPr>
                <w:sz w:val="18"/>
              </w:rPr>
            </w:pPr>
            <w:r>
              <w:rPr>
                <w:sz w:val="18"/>
              </w:rPr>
              <w:t xml:space="preserve">SVM, LR, NB, </w:t>
            </w:r>
            <w:r>
              <w:rPr>
                <w:spacing w:val="-5"/>
                <w:sz w:val="18"/>
              </w:rPr>
              <w:t>RF</w:t>
            </w:r>
          </w:p>
        </w:tc>
        <w:tc>
          <w:tcPr>
            <w:tcW w:w="3360" w:type="dxa"/>
          </w:tcPr>
          <w:p w14:paraId="1DBC377B" w14:textId="77777777" w:rsidR="005A2A7E" w:rsidRDefault="008E3266">
            <w:pPr>
              <w:pStyle w:val="TableParagraph"/>
              <w:spacing w:line="202" w:lineRule="exact"/>
              <w:ind w:left="102"/>
              <w:jc w:val="left"/>
              <w:rPr>
                <w:sz w:val="18"/>
              </w:rPr>
            </w:pPr>
            <w:r>
              <w:rPr>
                <w:sz w:val="18"/>
              </w:rPr>
              <w:t xml:space="preserve">RF achieved the highest TPR and </w:t>
            </w:r>
            <w:r>
              <w:rPr>
                <w:spacing w:val="-5"/>
                <w:sz w:val="18"/>
              </w:rPr>
              <w:t>the</w:t>
            </w:r>
          </w:p>
          <w:p w14:paraId="58A9343C" w14:textId="77777777" w:rsidR="005A2A7E" w:rsidRDefault="008E3266">
            <w:pPr>
              <w:pStyle w:val="TableParagraph"/>
              <w:spacing w:line="178" w:lineRule="exact"/>
              <w:ind w:left="102"/>
              <w:jc w:val="left"/>
              <w:rPr>
                <w:sz w:val="18"/>
              </w:rPr>
            </w:pPr>
            <w:r>
              <w:rPr>
                <w:sz w:val="18"/>
              </w:rPr>
              <w:t xml:space="preserve">lowest </w:t>
            </w:r>
            <w:r>
              <w:rPr>
                <w:spacing w:val="-4"/>
                <w:sz w:val="18"/>
              </w:rPr>
              <w:t>FPR.</w:t>
            </w:r>
          </w:p>
        </w:tc>
      </w:tr>
      <w:tr w:rsidR="005A2A7E" w14:paraId="4ACC1C74" w14:textId="77777777">
        <w:trPr>
          <w:trHeight w:val="419"/>
        </w:trPr>
        <w:tc>
          <w:tcPr>
            <w:tcW w:w="2380" w:type="dxa"/>
          </w:tcPr>
          <w:p w14:paraId="08721D65" w14:textId="77777777" w:rsidR="005A2A7E" w:rsidRDefault="008E3266">
            <w:pPr>
              <w:pStyle w:val="TableParagraph"/>
              <w:spacing w:before="4" w:line="240" w:lineRule="auto"/>
              <w:ind w:left="106"/>
              <w:jc w:val="left"/>
              <w:rPr>
                <w:sz w:val="18"/>
              </w:rPr>
            </w:pPr>
            <w:r>
              <w:rPr>
                <w:sz w:val="18"/>
              </w:rPr>
              <w:t xml:space="preserve">Aburomman and Reaz </w:t>
            </w:r>
            <w:r>
              <w:rPr>
                <w:spacing w:val="-2"/>
                <w:sz w:val="18"/>
              </w:rPr>
              <w:t>(2016)</w:t>
            </w:r>
          </w:p>
        </w:tc>
        <w:tc>
          <w:tcPr>
            <w:tcW w:w="1020" w:type="dxa"/>
          </w:tcPr>
          <w:p w14:paraId="1CDE53EE" w14:textId="77777777" w:rsidR="005A2A7E" w:rsidRDefault="008E3266">
            <w:pPr>
              <w:pStyle w:val="TableParagraph"/>
              <w:spacing w:before="4" w:line="240" w:lineRule="auto"/>
              <w:ind w:left="97"/>
              <w:jc w:val="left"/>
              <w:rPr>
                <w:sz w:val="18"/>
              </w:rPr>
            </w:pPr>
            <w:r>
              <w:rPr>
                <w:sz w:val="18"/>
              </w:rPr>
              <w:t>KDD-</w:t>
            </w:r>
            <w:r>
              <w:rPr>
                <w:spacing w:val="-5"/>
                <w:sz w:val="18"/>
              </w:rPr>
              <w:t>99</w:t>
            </w:r>
          </w:p>
        </w:tc>
        <w:tc>
          <w:tcPr>
            <w:tcW w:w="2140" w:type="dxa"/>
          </w:tcPr>
          <w:p w14:paraId="184699B2" w14:textId="77777777" w:rsidR="005A2A7E" w:rsidRDefault="008E3266">
            <w:pPr>
              <w:pStyle w:val="TableParagraph"/>
              <w:spacing w:before="4" w:line="240" w:lineRule="auto"/>
              <w:ind w:left="112"/>
              <w:jc w:val="left"/>
              <w:rPr>
                <w:sz w:val="18"/>
              </w:rPr>
            </w:pPr>
            <w:r>
              <w:rPr>
                <w:sz w:val="18"/>
              </w:rPr>
              <w:t xml:space="preserve">PCA, </w:t>
            </w:r>
            <w:r>
              <w:rPr>
                <w:spacing w:val="-5"/>
                <w:sz w:val="18"/>
              </w:rPr>
              <w:t>LDA</w:t>
            </w:r>
          </w:p>
        </w:tc>
        <w:tc>
          <w:tcPr>
            <w:tcW w:w="3360" w:type="dxa"/>
          </w:tcPr>
          <w:p w14:paraId="6782F909" w14:textId="77777777" w:rsidR="005A2A7E" w:rsidRDefault="008E3266">
            <w:pPr>
              <w:pStyle w:val="TableParagraph"/>
              <w:spacing w:before="4" w:line="240" w:lineRule="auto"/>
              <w:ind w:left="102"/>
              <w:jc w:val="left"/>
              <w:rPr>
                <w:sz w:val="18"/>
              </w:rPr>
            </w:pPr>
            <w:r>
              <w:rPr>
                <w:sz w:val="18"/>
              </w:rPr>
              <w:t xml:space="preserve">Overall accuracy: </w:t>
            </w:r>
            <w:r>
              <w:rPr>
                <w:spacing w:val="-2"/>
                <w:sz w:val="18"/>
              </w:rPr>
              <w:t>0.92162,</w:t>
            </w:r>
          </w:p>
          <w:p w14:paraId="2698B107" w14:textId="77777777" w:rsidR="005A2A7E" w:rsidRDefault="008E3266">
            <w:pPr>
              <w:pStyle w:val="TableParagraph"/>
              <w:spacing w:line="189" w:lineRule="exact"/>
              <w:ind w:left="102"/>
              <w:jc w:val="left"/>
              <w:rPr>
                <w:sz w:val="18"/>
              </w:rPr>
            </w:pPr>
            <w:r>
              <w:rPr>
                <w:sz w:val="18"/>
              </w:rPr>
              <w:t xml:space="preserve">FP: 0.0196, FN: </w:t>
            </w:r>
            <w:r>
              <w:rPr>
                <w:spacing w:val="-2"/>
                <w:sz w:val="18"/>
              </w:rPr>
              <w:t>0.10849</w:t>
            </w:r>
          </w:p>
        </w:tc>
      </w:tr>
      <w:tr w:rsidR="005A2A7E" w14:paraId="0E9FFD8E" w14:textId="77777777">
        <w:trPr>
          <w:trHeight w:val="600"/>
        </w:trPr>
        <w:tc>
          <w:tcPr>
            <w:tcW w:w="2380" w:type="dxa"/>
          </w:tcPr>
          <w:p w14:paraId="136C6FDA" w14:textId="77777777" w:rsidR="005A2A7E" w:rsidRDefault="008E3266">
            <w:pPr>
              <w:pStyle w:val="TableParagraph"/>
              <w:ind w:left="106"/>
              <w:jc w:val="left"/>
              <w:rPr>
                <w:sz w:val="18"/>
              </w:rPr>
            </w:pPr>
            <w:r>
              <w:rPr>
                <w:sz w:val="18"/>
              </w:rPr>
              <w:t xml:space="preserve">Ashfaq et al. </w:t>
            </w:r>
            <w:r>
              <w:rPr>
                <w:spacing w:val="-2"/>
                <w:sz w:val="18"/>
              </w:rPr>
              <w:t>(2017)</w:t>
            </w:r>
          </w:p>
        </w:tc>
        <w:tc>
          <w:tcPr>
            <w:tcW w:w="1020" w:type="dxa"/>
          </w:tcPr>
          <w:p w14:paraId="420BAC47" w14:textId="77777777" w:rsidR="005A2A7E" w:rsidRDefault="008E3266">
            <w:pPr>
              <w:pStyle w:val="TableParagraph"/>
              <w:ind w:left="97"/>
              <w:jc w:val="left"/>
              <w:rPr>
                <w:sz w:val="18"/>
              </w:rPr>
            </w:pPr>
            <w:r>
              <w:rPr>
                <w:sz w:val="18"/>
              </w:rPr>
              <w:t>NSL-</w:t>
            </w:r>
            <w:r>
              <w:rPr>
                <w:spacing w:val="-5"/>
                <w:sz w:val="18"/>
              </w:rPr>
              <w:t>KDD</w:t>
            </w:r>
          </w:p>
        </w:tc>
        <w:tc>
          <w:tcPr>
            <w:tcW w:w="2140" w:type="dxa"/>
          </w:tcPr>
          <w:p w14:paraId="54DCEE77" w14:textId="77777777" w:rsidR="005A2A7E" w:rsidRDefault="008E3266">
            <w:pPr>
              <w:pStyle w:val="TableParagraph"/>
              <w:spacing w:line="240" w:lineRule="auto"/>
              <w:ind w:left="112"/>
              <w:jc w:val="left"/>
              <w:rPr>
                <w:sz w:val="18"/>
              </w:rPr>
            </w:pPr>
            <w:r>
              <w:rPr>
                <w:sz w:val="18"/>
              </w:rPr>
              <w:t>Semi</w:t>
            </w:r>
            <w:r>
              <w:rPr>
                <w:spacing w:val="-12"/>
                <w:sz w:val="18"/>
              </w:rPr>
              <w:t xml:space="preserve"> </w:t>
            </w:r>
            <w:r>
              <w:rPr>
                <w:sz w:val="18"/>
              </w:rPr>
              <w:t>Supervised</w:t>
            </w:r>
            <w:r>
              <w:rPr>
                <w:spacing w:val="-11"/>
                <w:sz w:val="18"/>
              </w:rPr>
              <w:t xml:space="preserve"> </w:t>
            </w:r>
            <w:r>
              <w:rPr>
                <w:sz w:val="18"/>
              </w:rPr>
              <w:t>Learning (SSL) approach based on</w:t>
            </w:r>
          </w:p>
          <w:p w14:paraId="3AB540CB" w14:textId="77777777" w:rsidR="005A2A7E" w:rsidRDefault="008E3266">
            <w:pPr>
              <w:pStyle w:val="TableParagraph"/>
              <w:spacing w:line="173" w:lineRule="exact"/>
              <w:ind w:left="112"/>
              <w:jc w:val="left"/>
              <w:rPr>
                <w:sz w:val="18"/>
              </w:rPr>
            </w:pPr>
            <w:r>
              <w:rPr>
                <w:spacing w:val="-2"/>
                <w:sz w:val="18"/>
              </w:rPr>
              <w:t>fuzziness</w:t>
            </w:r>
          </w:p>
        </w:tc>
        <w:tc>
          <w:tcPr>
            <w:tcW w:w="3360" w:type="dxa"/>
          </w:tcPr>
          <w:p w14:paraId="5683855C" w14:textId="77777777" w:rsidR="005A2A7E" w:rsidRDefault="008E3266">
            <w:pPr>
              <w:pStyle w:val="TableParagraph"/>
              <w:ind w:left="102"/>
              <w:jc w:val="left"/>
              <w:rPr>
                <w:sz w:val="18"/>
              </w:rPr>
            </w:pPr>
            <w:r>
              <w:rPr>
                <w:spacing w:val="-10"/>
                <w:sz w:val="18"/>
              </w:rPr>
              <w:t>–</w:t>
            </w:r>
          </w:p>
        </w:tc>
      </w:tr>
      <w:tr w:rsidR="005A2A7E" w14:paraId="78E4B36D" w14:textId="77777777">
        <w:trPr>
          <w:trHeight w:val="220"/>
        </w:trPr>
        <w:tc>
          <w:tcPr>
            <w:tcW w:w="2380" w:type="dxa"/>
          </w:tcPr>
          <w:p w14:paraId="2ACEEFFA" w14:textId="77777777" w:rsidR="005A2A7E" w:rsidRDefault="008E3266">
            <w:pPr>
              <w:pStyle w:val="TableParagraph"/>
              <w:spacing w:before="8" w:line="191" w:lineRule="exact"/>
              <w:ind w:left="106"/>
              <w:jc w:val="left"/>
              <w:rPr>
                <w:sz w:val="18"/>
              </w:rPr>
            </w:pPr>
            <w:r>
              <w:rPr>
                <w:sz w:val="18"/>
              </w:rPr>
              <w:t>Al-Yaseen</w:t>
            </w:r>
            <w:r>
              <w:rPr>
                <w:spacing w:val="-7"/>
                <w:sz w:val="18"/>
              </w:rPr>
              <w:t xml:space="preserve"> </w:t>
            </w:r>
            <w:r>
              <w:rPr>
                <w:sz w:val="18"/>
              </w:rPr>
              <w:t>et</w:t>
            </w:r>
            <w:r>
              <w:rPr>
                <w:spacing w:val="-6"/>
                <w:sz w:val="18"/>
              </w:rPr>
              <w:t xml:space="preserve"> </w:t>
            </w:r>
            <w:r>
              <w:rPr>
                <w:sz w:val="18"/>
              </w:rPr>
              <w:t>al.</w:t>
            </w:r>
            <w:r>
              <w:rPr>
                <w:spacing w:val="-6"/>
                <w:sz w:val="18"/>
              </w:rPr>
              <w:t xml:space="preserve"> </w:t>
            </w:r>
            <w:r>
              <w:rPr>
                <w:spacing w:val="-2"/>
                <w:sz w:val="18"/>
              </w:rPr>
              <w:t>(2017)</w:t>
            </w:r>
          </w:p>
        </w:tc>
        <w:tc>
          <w:tcPr>
            <w:tcW w:w="1020" w:type="dxa"/>
          </w:tcPr>
          <w:p w14:paraId="5FD916EB" w14:textId="77777777" w:rsidR="005A2A7E" w:rsidRDefault="008E3266">
            <w:pPr>
              <w:pStyle w:val="TableParagraph"/>
              <w:spacing w:before="8" w:line="191" w:lineRule="exact"/>
              <w:ind w:left="97"/>
              <w:jc w:val="left"/>
              <w:rPr>
                <w:sz w:val="18"/>
              </w:rPr>
            </w:pPr>
            <w:r>
              <w:rPr>
                <w:sz w:val="18"/>
              </w:rPr>
              <w:t>KDD-</w:t>
            </w:r>
            <w:r>
              <w:rPr>
                <w:spacing w:val="-5"/>
                <w:sz w:val="18"/>
              </w:rPr>
              <w:t>99</w:t>
            </w:r>
          </w:p>
        </w:tc>
        <w:tc>
          <w:tcPr>
            <w:tcW w:w="2140" w:type="dxa"/>
          </w:tcPr>
          <w:p w14:paraId="2651320E" w14:textId="77777777" w:rsidR="005A2A7E" w:rsidRDefault="008E3266">
            <w:pPr>
              <w:pStyle w:val="TableParagraph"/>
              <w:spacing w:before="8" w:line="191" w:lineRule="exact"/>
              <w:ind w:left="112"/>
              <w:jc w:val="left"/>
              <w:rPr>
                <w:sz w:val="18"/>
              </w:rPr>
            </w:pPr>
            <w:r>
              <w:rPr>
                <w:sz w:val="18"/>
              </w:rPr>
              <w:t xml:space="preserve">SVM, </w:t>
            </w:r>
            <w:r>
              <w:rPr>
                <w:spacing w:val="-5"/>
                <w:sz w:val="18"/>
              </w:rPr>
              <w:t>EVM</w:t>
            </w:r>
          </w:p>
        </w:tc>
        <w:tc>
          <w:tcPr>
            <w:tcW w:w="3360" w:type="dxa"/>
          </w:tcPr>
          <w:p w14:paraId="13FA0028" w14:textId="77777777" w:rsidR="005A2A7E" w:rsidRDefault="008E3266">
            <w:pPr>
              <w:pStyle w:val="TableParagraph"/>
              <w:spacing w:before="8" w:line="191" w:lineRule="exact"/>
              <w:ind w:left="102"/>
              <w:jc w:val="left"/>
              <w:rPr>
                <w:sz w:val="18"/>
              </w:rPr>
            </w:pPr>
            <w:r>
              <w:rPr>
                <w:sz w:val="18"/>
              </w:rPr>
              <w:t xml:space="preserve">95.75% accuracy with a short training </w:t>
            </w:r>
            <w:r>
              <w:rPr>
                <w:spacing w:val="-4"/>
                <w:sz w:val="18"/>
              </w:rPr>
              <w:t>time</w:t>
            </w:r>
          </w:p>
        </w:tc>
      </w:tr>
      <w:tr w:rsidR="005A2A7E" w14:paraId="0A4B74F3" w14:textId="77777777">
        <w:trPr>
          <w:trHeight w:val="400"/>
        </w:trPr>
        <w:tc>
          <w:tcPr>
            <w:tcW w:w="2380" w:type="dxa"/>
          </w:tcPr>
          <w:p w14:paraId="78C465F0" w14:textId="77777777" w:rsidR="005A2A7E" w:rsidRDefault="008E3266">
            <w:pPr>
              <w:pStyle w:val="TableParagraph"/>
              <w:spacing w:line="198" w:lineRule="exact"/>
              <w:ind w:left="106"/>
              <w:jc w:val="left"/>
              <w:rPr>
                <w:sz w:val="18"/>
              </w:rPr>
            </w:pPr>
            <w:r>
              <w:rPr>
                <w:sz w:val="18"/>
              </w:rPr>
              <w:t xml:space="preserve">Othman et al. </w:t>
            </w:r>
            <w:r>
              <w:rPr>
                <w:spacing w:val="-2"/>
                <w:sz w:val="18"/>
              </w:rPr>
              <w:t>(2018)</w:t>
            </w:r>
          </w:p>
        </w:tc>
        <w:tc>
          <w:tcPr>
            <w:tcW w:w="1020" w:type="dxa"/>
          </w:tcPr>
          <w:p w14:paraId="2187A672" w14:textId="77777777" w:rsidR="005A2A7E" w:rsidRDefault="008E3266">
            <w:pPr>
              <w:pStyle w:val="TableParagraph"/>
              <w:spacing w:line="198" w:lineRule="exact"/>
              <w:ind w:left="97"/>
              <w:jc w:val="left"/>
              <w:rPr>
                <w:sz w:val="18"/>
              </w:rPr>
            </w:pPr>
            <w:r>
              <w:rPr>
                <w:sz w:val="18"/>
              </w:rPr>
              <w:t>KDD-</w:t>
            </w:r>
            <w:r>
              <w:rPr>
                <w:spacing w:val="-5"/>
                <w:sz w:val="18"/>
              </w:rPr>
              <w:t>99</w:t>
            </w:r>
          </w:p>
        </w:tc>
        <w:tc>
          <w:tcPr>
            <w:tcW w:w="2140" w:type="dxa"/>
          </w:tcPr>
          <w:p w14:paraId="6C09196F" w14:textId="77777777" w:rsidR="005A2A7E" w:rsidRDefault="008E3266">
            <w:pPr>
              <w:pStyle w:val="TableParagraph"/>
              <w:spacing w:line="198" w:lineRule="exact"/>
              <w:ind w:left="112"/>
              <w:jc w:val="left"/>
              <w:rPr>
                <w:sz w:val="18"/>
              </w:rPr>
            </w:pPr>
            <w:r>
              <w:rPr>
                <w:sz w:val="18"/>
              </w:rPr>
              <w:t xml:space="preserve">Chi-square, SVM </w:t>
            </w:r>
            <w:r>
              <w:rPr>
                <w:spacing w:val="-4"/>
                <w:sz w:val="18"/>
              </w:rPr>
              <w:t>with</w:t>
            </w:r>
          </w:p>
          <w:p w14:paraId="3421B61B" w14:textId="77777777" w:rsidR="005A2A7E" w:rsidRDefault="008E3266">
            <w:pPr>
              <w:pStyle w:val="TableParagraph"/>
              <w:spacing w:line="182" w:lineRule="exact"/>
              <w:ind w:left="112"/>
              <w:jc w:val="left"/>
              <w:rPr>
                <w:sz w:val="18"/>
              </w:rPr>
            </w:pPr>
            <w:r>
              <w:rPr>
                <w:spacing w:val="-5"/>
                <w:sz w:val="18"/>
              </w:rPr>
              <w:t>SGD</w:t>
            </w:r>
          </w:p>
        </w:tc>
        <w:tc>
          <w:tcPr>
            <w:tcW w:w="3360" w:type="dxa"/>
          </w:tcPr>
          <w:p w14:paraId="0C53EA2D" w14:textId="77777777" w:rsidR="005A2A7E" w:rsidRDefault="008E3266">
            <w:pPr>
              <w:pStyle w:val="TableParagraph"/>
              <w:spacing w:line="198" w:lineRule="exact"/>
              <w:ind w:left="102"/>
              <w:jc w:val="left"/>
              <w:rPr>
                <w:sz w:val="18"/>
              </w:rPr>
            </w:pPr>
            <w:r>
              <w:rPr>
                <w:sz w:val="18"/>
              </w:rPr>
              <w:t xml:space="preserve">High performance, low </w:t>
            </w:r>
            <w:r>
              <w:rPr>
                <w:spacing w:val="-4"/>
                <w:sz w:val="18"/>
              </w:rPr>
              <w:t>FPR.</w:t>
            </w:r>
          </w:p>
        </w:tc>
      </w:tr>
      <w:tr w:rsidR="005A2A7E" w14:paraId="154CCC6F" w14:textId="77777777">
        <w:trPr>
          <w:trHeight w:val="620"/>
        </w:trPr>
        <w:tc>
          <w:tcPr>
            <w:tcW w:w="2380" w:type="dxa"/>
          </w:tcPr>
          <w:p w14:paraId="0BD25563" w14:textId="77777777" w:rsidR="005A2A7E" w:rsidRDefault="008E3266">
            <w:pPr>
              <w:pStyle w:val="TableParagraph"/>
              <w:spacing w:before="5" w:line="240" w:lineRule="auto"/>
              <w:ind w:left="106"/>
              <w:jc w:val="left"/>
              <w:rPr>
                <w:sz w:val="18"/>
              </w:rPr>
            </w:pPr>
            <w:r>
              <w:rPr>
                <w:sz w:val="18"/>
              </w:rPr>
              <w:t xml:space="preserve">Gautam and Doegar </w:t>
            </w:r>
            <w:r>
              <w:rPr>
                <w:spacing w:val="-2"/>
                <w:sz w:val="18"/>
              </w:rPr>
              <w:t>(2018)</w:t>
            </w:r>
          </w:p>
        </w:tc>
        <w:tc>
          <w:tcPr>
            <w:tcW w:w="1020" w:type="dxa"/>
          </w:tcPr>
          <w:p w14:paraId="1F2278E7" w14:textId="77777777" w:rsidR="005A2A7E" w:rsidRDefault="008E3266">
            <w:pPr>
              <w:pStyle w:val="TableParagraph"/>
              <w:spacing w:before="5" w:line="240" w:lineRule="auto"/>
              <w:ind w:left="97"/>
              <w:jc w:val="left"/>
              <w:rPr>
                <w:sz w:val="18"/>
              </w:rPr>
            </w:pPr>
            <w:r>
              <w:rPr>
                <w:sz w:val="18"/>
              </w:rPr>
              <w:t>KDD-</w:t>
            </w:r>
            <w:r>
              <w:rPr>
                <w:spacing w:val="-5"/>
                <w:sz w:val="18"/>
              </w:rPr>
              <w:t>99</w:t>
            </w:r>
          </w:p>
        </w:tc>
        <w:tc>
          <w:tcPr>
            <w:tcW w:w="2140" w:type="dxa"/>
          </w:tcPr>
          <w:p w14:paraId="088509C4" w14:textId="77777777" w:rsidR="005A2A7E" w:rsidRDefault="008E3266">
            <w:pPr>
              <w:pStyle w:val="TableParagraph"/>
              <w:spacing w:before="5" w:line="240" w:lineRule="auto"/>
              <w:ind w:left="112" w:right="93"/>
              <w:jc w:val="left"/>
              <w:rPr>
                <w:sz w:val="18"/>
              </w:rPr>
            </w:pPr>
            <w:r>
              <w:rPr>
                <w:sz w:val="18"/>
              </w:rPr>
              <w:t xml:space="preserve">NB, </w:t>
            </w:r>
            <w:del w:id="225" w:author="Dekan" w:date="2025-02-10T02:33:00Z">
              <w:r w:rsidDel="00493143">
                <w:rPr>
                  <w:sz w:val="18"/>
                </w:rPr>
                <w:delText>Ensenmble</w:delText>
              </w:r>
            </w:del>
            <w:ins w:id="226" w:author="Dekan" w:date="2025-02-10T02:33:00Z">
              <w:r w:rsidR="00493143">
                <w:rPr>
                  <w:sz w:val="18"/>
                </w:rPr>
                <w:t>Ensemble</w:t>
              </w:r>
            </w:ins>
            <w:r>
              <w:rPr>
                <w:sz w:val="18"/>
              </w:rPr>
              <w:t xml:space="preserve"> Methods, Adaptive Boost and </w:t>
            </w:r>
            <w:r>
              <w:rPr>
                <w:spacing w:val="-10"/>
                <w:sz w:val="18"/>
              </w:rPr>
              <w:t>PART</w:t>
            </w:r>
          </w:p>
        </w:tc>
        <w:tc>
          <w:tcPr>
            <w:tcW w:w="3360" w:type="dxa"/>
          </w:tcPr>
          <w:p w14:paraId="72D4617E" w14:textId="77777777" w:rsidR="005A2A7E" w:rsidRDefault="008E3266">
            <w:pPr>
              <w:pStyle w:val="TableParagraph"/>
              <w:spacing w:before="5" w:line="240" w:lineRule="auto"/>
              <w:ind w:left="102"/>
              <w:jc w:val="left"/>
              <w:rPr>
                <w:sz w:val="18"/>
              </w:rPr>
            </w:pPr>
            <w:r>
              <w:rPr>
                <w:sz w:val="18"/>
              </w:rPr>
              <w:t xml:space="preserve">Accuracy: </w:t>
            </w:r>
            <w:r>
              <w:rPr>
                <w:spacing w:val="-2"/>
                <w:sz w:val="18"/>
              </w:rPr>
              <w:t>%99,97,</w:t>
            </w:r>
          </w:p>
          <w:p w14:paraId="58AD0EF1" w14:textId="77777777" w:rsidR="005A2A7E" w:rsidRDefault="008E3266">
            <w:pPr>
              <w:pStyle w:val="TableParagraph"/>
              <w:spacing w:line="240" w:lineRule="auto"/>
              <w:ind w:left="102"/>
              <w:jc w:val="left"/>
              <w:rPr>
                <w:sz w:val="18"/>
              </w:rPr>
            </w:pPr>
            <w:r>
              <w:rPr>
                <w:sz w:val="18"/>
              </w:rPr>
              <w:t xml:space="preserve">Recall: </w:t>
            </w:r>
            <w:r>
              <w:rPr>
                <w:spacing w:val="-2"/>
                <w:sz w:val="18"/>
              </w:rPr>
              <w:t>%99,98,</w:t>
            </w:r>
          </w:p>
          <w:p w14:paraId="02230A3F" w14:textId="77777777" w:rsidR="005A2A7E" w:rsidRDefault="008E3266">
            <w:pPr>
              <w:pStyle w:val="TableParagraph"/>
              <w:spacing w:line="180" w:lineRule="exact"/>
              <w:ind w:left="102"/>
              <w:jc w:val="left"/>
              <w:rPr>
                <w:sz w:val="18"/>
              </w:rPr>
            </w:pPr>
            <w:r>
              <w:rPr>
                <w:sz w:val="18"/>
              </w:rPr>
              <w:t xml:space="preserve">Precision: </w:t>
            </w:r>
            <w:r>
              <w:rPr>
                <w:spacing w:val="-2"/>
                <w:sz w:val="18"/>
              </w:rPr>
              <w:t>%99,99</w:t>
            </w:r>
          </w:p>
        </w:tc>
      </w:tr>
      <w:tr w:rsidR="005A2A7E" w14:paraId="44313EC6" w14:textId="77777777">
        <w:trPr>
          <w:trHeight w:val="419"/>
        </w:trPr>
        <w:tc>
          <w:tcPr>
            <w:tcW w:w="2380" w:type="dxa"/>
          </w:tcPr>
          <w:p w14:paraId="3E4B84FC" w14:textId="77777777" w:rsidR="005A2A7E" w:rsidRDefault="008E3266">
            <w:pPr>
              <w:pStyle w:val="TableParagraph"/>
              <w:spacing w:before="1" w:line="240" w:lineRule="auto"/>
              <w:ind w:left="106"/>
              <w:jc w:val="left"/>
              <w:rPr>
                <w:sz w:val="18"/>
              </w:rPr>
            </w:pPr>
            <w:r>
              <w:rPr>
                <w:sz w:val="18"/>
              </w:rPr>
              <w:t xml:space="preserve">Saranya et al. </w:t>
            </w:r>
            <w:r>
              <w:rPr>
                <w:spacing w:val="-2"/>
                <w:sz w:val="18"/>
              </w:rPr>
              <w:t>(2020)</w:t>
            </w:r>
          </w:p>
        </w:tc>
        <w:tc>
          <w:tcPr>
            <w:tcW w:w="1020" w:type="dxa"/>
          </w:tcPr>
          <w:p w14:paraId="72398D0A" w14:textId="77777777" w:rsidR="005A2A7E" w:rsidRDefault="008E3266">
            <w:pPr>
              <w:pStyle w:val="TableParagraph"/>
              <w:spacing w:before="1" w:line="240" w:lineRule="auto"/>
              <w:ind w:left="97"/>
              <w:jc w:val="left"/>
              <w:rPr>
                <w:sz w:val="18"/>
              </w:rPr>
            </w:pPr>
            <w:r>
              <w:rPr>
                <w:sz w:val="18"/>
              </w:rPr>
              <w:t>KDD-</w:t>
            </w:r>
            <w:r>
              <w:rPr>
                <w:spacing w:val="-5"/>
                <w:sz w:val="18"/>
              </w:rPr>
              <w:t>99</w:t>
            </w:r>
          </w:p>
        </w:tc>
        <w:tc>
          <w:tcPr>
            <w:tcW w:w="2140" w:type="dxa"/>
          </w:tcPr>
          <w:p w14:paraId="24E49C24" w14:textId="77777777" w:rsidR="005A2A7E" w:rsidRDefault="008E3266">
            <w:pPr>
              <w:pStyle w:val="TableParagraph"/>
              <w:spacing w:before="1" w:line="240" w:lineRule="auto"/>
              <w:ind w:left="112"/>
              <w:jc w:val="left"/>
              <w:rPr>
                <w:sz w:val="18"/>
              </w:rPr>
            </w:pPr>
            <w:r>
              <w:rPr>
                <w:spacing w:val="-2"/>
                <w:sz w:val="18"/>
              </w:rPr>
              <w:t>LDA,</w:t>
            </w:r>
            <w:r>
              <w:rPr>
                <w:spacing w:val="-6"/>
                <w:sz w:val="18"/>
              </w:rPr>
              <w:t xml:space="preserve"> </w:t>
            </w:r>
            <w:r>
              <w:rPr>
                <w:spacing w:val="-2"/>
                <w:sz w:val="18"/>
              </w:rPr>
              <w:t>CART,</w:t>
            </w:r>
            <w:r>
              <w:rPr>
                <w:spacing w:val="-3"/>
                <w:sz w:val="18"/>
              </w:rPr>
              <w:t xml:space="preserve"> </w:t>
            </w:r>
            <w:r>
              <w:rPr>
                <w:spacing w:val="-5"/>
                <w:sz w:val="18"/>
              </w:rPr>
              <w:t>RF</w:t>
            </w:r>
          </w:p>
        </w:tc>
        <w:tc>
          <w:tcPr>
            <w:tcW w:w="3360" w:type="dxa"/>
          </w:tcPr>
          <w:p w14:paraId="7146CCF1" w14:textId="77777777" w:rsidR="005A2A7E" w:rsidRDefault="008E3266">
            <w:pPr>
              <w:pStyle w:val="TableParagraph"/>
              <w:spacing w:line="200" w:lineRule="atLeast"/>
              <w:ind w:left="102" w:right="63"/>
              <w:jc w:val="left"/>
              <w:rPr>
                <w:sz w:val="18"/>
              </w:rPr>
            </w:pPr>
            <w:r>
              <w:rPr>
                <w:sz w:val="18"/>
              </w:rPr>
              <w:t>RF</w:t>
            </w:r>
            <w:r>
              <w:rPr>
                <w:spacing w:val="-10"/>
                <w:sz w:val="18"/>
              </w:rPr>
              <w:t xml:space="preserve"> </w:t>
            </w:r>
            <w:r>
              <w:rPr>
                <w:sz w:val="18"/>
              </w:rPr>
              <w:t>outperformed</w:t>
            </w:r>
            <w:r>
              <w:rPr>
                <w:spacing w:val="-10"/>
                <w:sz w:val="18"/>
              </w:rPr>
              <w:t xml:space="preserve"> </w:t>
            </w:r>
            <w:r>
              <w:rPr>
                <w:sz w:val="18"/>
              </w:rPr>
              <w:t>other</w:t>
            </w:r>
            <w:r>
              <w:rPr>
                <w:spacing w:val="-10"/>
                <w:sz w:val="18"/>
              </w:rPr>
              <w:t xml:space="preserve"> </w:t>
            </w:r>
            <w:r>
              <w:rPr>
                <w:sz w:val="18"/>
              </w:rPr>
              <w:t>methods</w:t>
            </w:r>
            <w:r>
              <w:rPr>
                <w:spacing w:val="-10"/>
                <w:sz w:val="18"/>
              </w:rPr>
              <w:t xml:space="preserve"> </w:t>
            </w:r>
            <w:r>
              <w:rPr>
                <w:sz w:val="18"/>
              </w:rPr>
              <w:t>with 99.65% accuracy.</w:t>
            </w:r>
          </w:p>
        </w:tc>
      </w:tr>
    </w:tbl>
    <w:p w14:paraId="30420A1F" w14:textId="77777777" w:rsidR="005A2A7E" w:rsidRDefault="005A2A7E">
      <w:pPr>
        <w:pStyle w:val="GvdeMetni"/>
        <w:spacing w:before="81"/>
        <w:ind w:left="0"/>
        <w:rPr>
          <w:sz w:val="20"/>
        </w:rPr>
      </w:pPr>
    </w:p>
    <w:p w14:paraId="708B1915" w14:textId="77777777" w:rsidR="005A2A7E" w:rsidRDefault="008E3266">
      <w:pPr>
        <w:pStyle w:val="Balk1"/>
        <w:numPr>
          <w:ilvl w:val="1"/>
          <w:numId w:val="3"/>
        </w:numPr>
        <w:tabs>
          <w:tab w:val="left" w:pos="501"/>
        </w:tabs>
        <w:spacing w:before="0"/>
        <w:ind w:left="501"/>
      </w:pPr>
      <w:r>
        <w:t xml:space="preserve">Gradient </w:t>
      </w:r>
      <w:r>
        <w:rPr>
          <w:spacing w:val="-2"/>
        </w:rPr>
        <w:t>Boosting</w:t>
      </w:r>
      <w:ins w:id="227" w:author="Dekan" w:date="2025-02-10T02:29:00Z">
        <w:r w:rsidR="00F16766">
          <w:rPr>
            <w:spacing w:val="-2"/>
          </w:rPr>
          <w:t xml:space="preserve"> (GB)</w:t>
        </w:r>
      </w:ins>
    </w:p>
    <w:p w14:paraId="234E21F5" w14:textId="77777777" w:rsidR="005A2A7E" w:rsidRDefault="008E3266">
      <w:pPr>
        <w:pStyle w:val="GvdeMetni"/>
        <w:spacing w:before="200" w:line="276" w:lineRule="auto"/>
        <w:ind w:right="178"/>
        <w:jc w:val="both"/>
      </w:pPr>
      <w:del w:id="228" w:author="Dekan" w:date="2025-02-10T02:29:00Z">
        <w:r w:rsidDel="00F16766">
          <w:delText>Gradient Boosting (</w:delText>
        </w:r>
      </w:del>
      <w:r>
        <w:t>GB</w:t>
      </w:r>
      <w:del w:id="229" w:author="Dekan" w:date="2025-02-10T02:29:00Z">
        <w:r w:rsidDel="00F16766">
          <w:delText>)</w:delText>
        </w:r>
      </w:del>
      <w:r>
        <w:t xml:space="preserve"> is an algorithm developed by Leo Breiman, the creator of the Random Forest algorithm, and is suitable for both regression and classification tasks [28]. Similar to the AdaBoost algorithm, it integrates weak classifiers to form a model primarily composed of decision</w:t>
      </w:r>
      <w:r>
        <w:rPr>
          <w:spacing w:val="-2"/>
        </w:rPr>
        <w:t xml:space="preserve"> </w:t>
      </w:r>
      <w:r>
        <w:t>trees.</w:t>
      </w:r>
      <w:r>
        <w:rPr>
          <w:spacing w:val="-2"/>
        </w:rPr>
        <w:t xml:space="preserve"> </w:t>
      </w:r>
      <w:r>
        <w:t>The</w:t>
      </w:r>
      <w:r>
        <w:rPr>
          <w:spacing w:val="-2"/>
        </w:rPr>
        <w:t xml:space="preserve"> </w:t>
      </w:r>
      <w:r>
        <w:t>goal</w:t>
      </w:r>
      <w:r>
        <w:rPr>
          <w:spacing w:val="-2"/>
        </w:rPr>
        <w:t xml:space="preserve"> </w:t>
      </w:r>
      <w:r>
        <w:t>of</w:t>
      </w:r>
      <w:r>
        <w:rPr>
          <w:spacing w:val="-2"/>
        </w:rPr>
        <w:t xml:space="preserve"> </w:t>
      </w:r>
      <w:r>
        <w:t>the</w:t>
      </w:r>
      <w:r>
        <w:rPr>
          <w:spacing w:val="-2"/>
        </w:rPr>
        <w:t xml:space="preserve"> </w:t>
      </w:r>
      <w:r>
        <w:t>Gradient</w:t>
      </w:r>
      <w:r>
        <w:rPr>
          <w:spacing w:val="-2"/>
        </w:rPr>
        <w:t xml:space="preserve"> </w:t>
      </w:r>
      <w:r>
        <w:t>Boosting</w:t>
      </w:r>
      <w:r>
        <w:rPr>
          <w:spacing w:val="-2"/>
        </w:rPr>
        <w:t xml:space="preserve"> </w:t>
      </w:r>
      <w:r>
        <w:t>approach</w:t>
      </w:r>
      <w:r>
        <w:rPr>
          <w:spacing w:val="-2"/>
        </w:rPr>
        <w:t xml:space="preserve"> </w:t>
      </w:r>
      <w:r>
        <w:t>is</w:t>
      </w:r>
      <w:r>
        <w:rPr>
          <w:spacing w:val="-2"/>
        </w:rPr>
        <w:t xml:space="preserve"> </w:t>
      </w:r>
      <w:r>
        <w:t>to</w:t>
      </w:r>
      <w:r>
        <w:rPr>
          <w:spacing w:val="-2"/>
        </w:rPr>
        <w:t xml:space="preserve"> </w:t>
      </w:r>
      <w:r>
        <w:t>minimize</w:t>
      </w:r>
      <w:r>
        <w:rPr>
          <w:spacing w:val="-2"/>
        </w:rPr>
        <w:t xml:space="preserve"> </w:t>
      </w:r>
      <w:r>
        <w:t>errors by improving predictions based on the learning rate.</w:t>
      </w:r>
    </w:p>
    <w:p w14:paraId="07797A11" w14:textId="77777777" w:rsidR="005A2A7E" w:rsidRDefault="005A2A7E">
      <w:pPr>
        <w:pStyle w:val="GvdeMetni"/>
        <w:spacing w:line="276" w:lineRule="auto"/>
        <w:jc w:val="both"/>
        <w:sectPr w:rsidR="005A2A7E">
          <w:pgSz w:w="11920" w:h="16840"/>
          <w:pgMar w:top="1380" w:right="1275" w:bottom="280" w:left="1275" w:header="720" w:footer="720" w:gutter="0"/>
          <w:cols w:space="720"/>
        </w:sectPr>
      </w:pPr>
    </w:p>
    <w:p w14:paraId="5A4C8B48" w14:textId="77777777" w:rsidR="005A2A7E" w:rsidRDefault="008E3266">
      <w:pPr>
        <w:pStyle w:val="Balk1"/>
        <w:numPr>
          <w:ilvl w:val="1"/>
          <w:numId w:val="3"/>
        </w:numPr>
        <w:tabs>
          <w:tab w:val="left" w:pos="501"/>
        </w:tabs>
        <w:spacing w:before="60"/>
        <w:ind w:left="501"/>
      </w:pPr>
      <w:r>
        <w:rPr>
          <w:spacing w:val="-2"/>
        </w:rPr>
        <w:t>XGboost</w:t>
      </w:r>
    </w:p>
    <w:p w14:paraId="45883055" w14:textId="77777777" w:rsidR="005A2A7E" w:rsidRDefault="005A2A7E">
      <w:pPr>
        <w:pStyle w:val="GvdeMetni"/>
        <w:spacing w:before="5"/>
        <w:ind w:left="0"/>
        <w:rPr>
          <w:b/>
        </w:rPr>
      </w:pPr>
    </w:p>
    <w:p w14:paraId="14B30B4B" w14:textId="77777777" w:rsidR="005A2A7E" w:rsidRDefault="008E3266">
      <w:pPr>
        <w:pStyle w:val="GvdeMetni"/>
        <w:spacing w:line="276" w:lineRule="auto"/>
        <w:ind w:right="177"/>
        <w:jc w:val="both"/>
      </w:pPr>
      <w:r>
        <w:t>XGBoost is an algorithm developed with a focus on speed and performance, utilizing gradient-boosted decision trees. Initially created by Tianqi Chen, it is now supported by the Distributed Machine Learning Community (DMLC). Known as Extreme Gradient Boosting, XGBoost optimizes memory and hardware resource usage for tree-based boosting methods. XGBoost can implement three main gradient boosting techniques: Gradient Boosting, Regularized Boosting, and Stochastic Boosting. Unlike other libraries, it allows the addition and optimization of regularization parameters. This algorithm significantly reduces computation</w:t>
      </w:r>
      <w:r>
        <w:rPr>
          <w:spacing w:val="-4"/>
        </w:rPr>
        <w:t xml:space="preserve"> </w:t>
      </w:r>
      <w:r>
        <w:t>time,</w:t>
      </w:r>
      <w:r>
        <w:rPr>
          <w:spacing w:val="-4"/>
        </w:rPr>
        <w:t xml:space="preserve"> </w:t>
      </w:r>
      <w:r>
        <w:t>efficiently</w:t>
      </w:r>
      <w:r>
        <w:rPr>
          <w:spacing w:val="-4"/>
        </w:rPr>
        <w:t xml:space="preserve"> </w:t>
      </w:r>
      <w:r>
        <w:t>utilizes</w:t>
      </w:r>
      <w:r>
        <w:rPr>
          <w:spacing w:val="-4"/>
        </w:rPr>
        <w:t xml:space="preserve"> </w:t>
      </w:r>
      <w:r>
        <w:t>memory</w:t>
      </w:r>
      <w:r>
        <w:rPr>
          <w:spacing w:val="-4"/>
        </w:rPr>
        <w:t xml:space="preserve"> </w:t>
      </w:r>
      <w:r>
        <w:t>resources,</w:t>
      </w:r>
      <w:r>
        <w:rPr>
          <w:spacing w:val="-4"/>
        </w:rPr>
        <w:t xml:space="preserve"> </w:t>
      </w:r>
      <w:r>
        <w:t>handles</w:t>
      </w:r>
      <w:r>
        <w:rPr>
          <w:spacing w:val="-4"/>
        </w:rPr>
        <w:t xml:space="preserve"> </w:t>
      </w:r>
      <w:r>
        <w:t>missing</w:t>
      </w:r>
      <w:r>
        <w:rPr>
          <w:spacing w:val="-4"/>
        </w:rPr>
        <w:t xml:space="preserve"> </w:t>
      </w:r>
      <w:r>
        <w:t>values,</w:t>
      </w:r>
      <w:r>
        <w:rPr>
          <w:spacing w:val="-4"/>
        </w:rPr>
        <w:t xml:space="preserve"> </w:t>
      </w:r>
      <w:r>
        <w:t>and</w:t>
      </w:r>
      <w:r>
        <w:rPr>
          <w:spacing w:val="-4"/>
        </w:rPr>
        <w:t xml:space="preserve"> </w:t>
      </w:r>
      <w:r>
        <w:t>supports parallel processing in tree structures. Additionally, XGBoost has the capability to continue training pre-trained models with additional data [29].</w:t>
      </w:r>
    </w:p>
    <w:p w14:paraId="33C4EAA1" w14:textId="77777777" w:rsidR="005A2A7E" w:rsidRDefault="008E3266" w:rsidP="008E3266">
      <w:pPr>
        <w:pStyle w:val="Balk1"/>
        <w:numPr>
          <w:ilvl w:val="1"/>
          <w:numId w:val="3"/>
        </w:numPr>
        <w:tabs>
          <w:tab w:val="left" w:pos="501"/>
        </w:tabs>
        <w:ind w:left="501"/>
      </w:pPr>
      <w:del w:id="230" w:author="Dekan" w:date="2025-02-10T01:52:00Z">
        <w:r w:rsidDel="008E3266">
          <w:rPr>
            <w:spacing w:val="-5"/>
          </w:rPr>
          <w:delText>MLP</w:delText>
        </w:r>
      </w:del>
      <w:ins w:id="231" w:author="Dekan" w:date="2025-02-10T01:52:00Z">
        <w:r w:rsidRPr="008E3266">
          <w:t xml:space="preserve"> </w:t>
        </w:r>
        <w:r>
          <w:t>Multilayer Perceptrons (MLPs)</w:t>
        </w:r>
      </w:ins>
    </w:p>
    <w:p w14:paraId="2469E6AD" w14:textId="77777777" w:rsidR="005A2A7E" w:rsidRDefault="008E3266">
      <w:pPr>
        <w:pStyle w:val="GvdeMetni"/>
        <w:spacing w:before="147" w:line="276" w:lineRule="auto"/>
        <w:ind w:right="182"/>
        <w:jc w:val="both"/>
      </w:pPr>
      <w:del w:id="232" w:author="Dekan" w:date="2025-02-10T01:52:00Z">
        <w:r w:rsidDel="008E3266">
          <w:delText>The Multilayer Perceptron (</w:delText>
        </w:r>
      </w:del>
      <w:r>
        <w:t>MLP</w:t>
      </w:r>
      <w:del w:id="233" w:author="Dekan" w:date="2025-02-10T01:52:00Z">
        <w:r w:rsidDel="008E3266">
          <w:delText>)</w:delText>
        </w:r>
      </w:del>
      <w:del w:id="234" w:author="Dekan" w:date="2025-02-10T01:53:00Z">
        <w:r w:rsidDel="008E3266">
          <w:delText xml:space="preserve"> algorithm is</w:delText>
        </w:r>
      </w:del>
      <w:ins w:id="235" w:author="Dekan" w:date="2025-02-10T01:53:00Z">
        <w:r>
          <w:t>s are</w:t>
        </w:r>
      </w:ins>
      <w:r>
        <w:t xml:space="preserve"> a widely used neural network model</w:t>
      </w:r>
      <w:r>
        <w:rPr>
          <w:spacing w:val="40"/>
        </w:rPr>
        <w:t xml:space="preserve"> </w:t>
      </w:r>
      <w:r>
        <w:t>consisting of three layers: input, output, and hidden layers. Each layer is composed of units known as neurons. MLP initially starts with a single hidden layer structure, a predefined number of neurons, and a small training dataset. It is highly effective in solving complex problems due to its multi-layered architecture. Each neuron processes weighted inputs</w:t>
      </w:r>
      <w:r>
        <w:rPr>
          <w:spacing w:val="40"/>
        </w:rPr>
        <w:t xml:space="preserve"> </w:t>
      </w:r>
      <w:r>
        <w:t>through an activation function before passing the output to the next layer. The model is optimized using the backpropagation algorithm, which updates the network’s weights to improve prediction accuracy [30].</w:t>
      </w:r>
    </w:p>
    <w:p w14:paraId="0DC33991" w14:textId="77777777" w:rsidR="005A2A7E" w:rsidRDefault="008E3266">
      <w:pPr>
        <w:pStyle w:val="Balk1"/>
        <w:numPr>
          <w:ilvl w:val="0"/>
          <w:numId w:val="4"/>
        </w:numPr>
        <w:tabs>
          <w:tab w:val="left" w:pos="381"/>
        </w:tabs>
        <w:ind w:left="381"/>
      </w:pPr>
      <w:r>
        <w:t xml:space="preserve">XAI </w:t>
      </w:r>
      <w:r>
        <w:rPr>
          <w:spacing w:val="-2"/>
        </w:rPr>
        <w:t>Methods</w:t>
      </w:r>
    </w:p>
    <w:p w14:paraId="1584246E" w14:textId="77777777" w:rsidR="005A2A7E" w:rsidRDefault="005A2A7E">
      <w:pPr>
        <w:pStyle w:val="GvdeMetni"/>
        <w:spacing w:before="6"/>
        <w:ind w:left="0"/>
        <w:rPr>
          <w:b/>
        </w:rPr>
      </w:pPr>
    </w:p>
    <w:p w14:paraId="09763EA5" w14:textId="77777777" w:rsidR="005A2A7E" w:rsidRDefault="008E3266">
      <w:pPr>
        <w:pStyle w:val="GvdeMetni"/>
        <w:spacing w:line="276" w:lineRule="auto"/>
        <w:ind w:right="186"/>
        <w:jc w:val="both"/>
      </w:pPr>
      <w:r>
        <w:t>This section</w:t>
      </w:r>
      <w:r>
        <w:rPr>
          <w:spacing w:val="-3"/>
        </w:rPr>
        <w:t xml:space="preserve"> </w:t>
      </w:r>
      <w:r>
        <w:t>focuses</w:t>
      </w:r>
      <w:r>
        <w:rPr>
          <w:spacing w:val="-3"/>
        </w:rPr>
        <w:t xml:space="preserve"> </w:t>
      </w:r>
      <w:r>
        <w:t>on</w:t>
      </w:r>
      <w:r>
        <w:rPr>
          <w:spacing w:val="-3"/>
        </w:rPr>
        <w:t xml:space="preserve"> </w:t>
      </w:r>
      <w:r>
        <w:t>analyzing</w:t>
      </w:r>
      <w:r>
        <w:rPr>
          <w:spacing w:val="-3"/>
        </w:rPr>
        <w:t xml:space="preserve"> </w:t>
      </w:r>
      <w:r>
        <w:t>machine</w:t>
      </w:r>
      <w:r>
        <w:rPr>
          <w:spacing w:val="-3"/>
        </w:rPr>
        <w:t xml:space="preserve"> </w:t>
      </w:r>
      <w:r>
        <w:t>learning</w:t>
      </w:r>
      <w:r>
        <w:rPr>
          <w:spacing w:val="-3"/>
        </w:rPr>
        <w:t xml:space="preserve"> </w:t>
      </w:r>
      <w:r>
        <w:t>approaches</w:t>
      </w:r>
      <w:r>
        <w:rPr>
          <w:spacing w:val="-3"/>
        </w:rPr>
        <w:t xml:space="preserve"> </w:t>
      </w:r>
      <w:r>
        <w:t>used</w:t>
      </w:r>
      <w:r>
        <w:rPr>
          <w:spacing w:val="-3"/>
        </w:rPr>
        <w:t xml:space="preserve"> </w:t>
      </w:r>
      <w:r>
        <w:t>to</w:t>
      </w:r>
      <w:r>
        <w:rPr>
          <w:spacing w:val="-3"/>
        </w:rPr>
        <w:t xml:space="preserve"> </w:t>
      </w:r>
      <w:r>
        <w:t>address</w:t>
      </w:r>
      <w:r>
        <w:rPr>
          <w:spacing w:val="-3"/>
        </w:rPr>
        <w:t xml:space="preserve"> </w:t>
      </w:r>
      <w:r>
        <w:t>IDS</w:t>
      </w:r>
      <w:r>
        <w:rPr>
          <w:spacing w:val="-3"/>
        </w:rPr>
        <w:t xml:space="preserve"> </w:t>
      </w:r>
      <w:r>
        <w:t xml:space="preserve">problems through </w:t>
      </w:r>
      <w:del w:id="236" w:author="Dekan" w:date="2025-02-10T02:14:00Z">
        <w:r w:rsidDel="00AA3356">
          <w:delText xml:space="preserve">Explainable AI (XAI) </w:delText>
        </w:r>
      </w:del>
      <w:ins w:id="237" w:author="Dekan" w:date="2025-02-10T02:14:00Z">
        <w:r w:rsidR="00AA3356">
          <w:t>XAI</w:t>
        </w:r>
      </w:ins>
      <w:ins w:id="238" w:author="Dekan" w:date="2025-02-10T02:30:00Z">
        <w:r w:rsidR="00F16766">
          <w:t xml:space="preserve"> </w:t>
        </w:r>
      </w:ins>
      <w:r>
        <w:t>methods.</w:t>
      </w:r>
    </w:p>
    <w:p w14:paraId="184DF9A4" w14:textId="77777777" w:rsidR="005A2A7E" w:rsidRDefault="005A2A7E">
      <w:pPr>
        <w:pStyle w:val="GvdeMetni"/>
        <w:spacing w:before="41"/>
        <w:ind w:left="0"/>
      </w:pPr>
    </w:p>
    <w:p w14:paraId="026EB6D0" w14:textId="77777777" w:rsidR="005A2A7E" w:rsidRDefault="008E3266">
      <w:pPr>
        <w:pStyle w:val="Balk1"/>
        <w:spacing w:before="0"/>
        <w:ind w:left="141" w:firstLine="0"/>
      </w:pPr>
      <w:r>
        <w:t xml:space="preserve">5.1. Model-Agnostic </w:t>
      </w:r>
      <w:r>
        <w:rPr>
          <w:spacing w:val="-2"/>
        </w:rPr>
        <w:t>Methods</w:t>
      </w:r>
    </w:p>
    <w:p w14:paraId="6C67FFCF" w14:textId="77777777" w:rsidR="005A2A7E" w:rsidRDefault="008E3266">
      <w:pPr>
        <w:pStyle w:val="GvdeMetni"/>
        <w:spacing w:before="166" w:line="276" w:lineRule="auto"/>
        <w:ind w:right="180"/>
        <w:jc w:val="both"/>
      </w:pPr>
      <w:r>
        <w:t>Model-agnostic methods are approaches that can work with any machine learning model without requiring knowledge of its internal structure or specific architecture. These methods treat the model as a black box and analyze it based only on input-output relationships. As a result, they offer the ability to explain different types of models. Due to their flexibility, model-agnostic methods can be applied across various domains and, unlike model-specific approaches, are adaptable to a wide range of machine learning models. They</w:t>
      </w:r>
      <w:r>
        <w:rPr>
          <w:spacing w:val="-2"/>
        </w:rPr>
        <w:t xml:space="preserve"> </w:t>
      </w:r>
      <w:r>
        <w:t>are</w:t>
      </w:r>
      <w:r>
        <w:rPr>
          <w:spacing w:val="-2"/>
        </w:rPr>
        <w:t xml:space="preserve"> </w:t>
      </w:r>
      <w:r>
        <w:t>particularly preferred because they provide interpretability independent of the model itself [31].</w:t>
      </w:r>
    </w:p>
    <w:p w14:paraId="6CCD9585" w14:textId="77777777" w:rsidR="005A2A7E" w:rsidRDefault="008E3266">
      <w:pPr>
        <w:pStyle w:val="GvdeMetni"/>
        <w:spacing w:before="240" w:line="276" w:lineRule="auto"/>
        <w:ind w:right="178"/>
        <w:jc w:val="both"/>
      </w:pPr>
      <w:r>
        <w:rPr>
          <w:i/>
        </w:rPr>
        <w:t xml:space="preserve">LIME (Local Interpretable Model-agnostic Explanations): </w:t>
      </w:r>
      <w:r>
        <w:t>is a method that enhances the interpretability of individual predictions and can be applied to any machine learning model without requiring</w:t>
      </w:r>
      <w:r>
        <w:rPr>
          <w:spacing w:val="-3"/>
        </w:rPr>
        <w:t xml:space="preserve"> </w:t>
      </w:r>
      <w:r>
        <w:t>insight</w:t>
      </w:r>
      <w:r>
        <w:rPr>
          <w:spacing w:val="-3"/>
        </w:rPr>
        <w:t xml:space="preserve"> </w:t>
      </w:r>
      <w:r>
        <w:t>into</w:t>
      </w:r>
      <w:r>
        <w:rPr>
          <w:spacing w:val="-3"/>
        </w:rPr>
        <w:t xml:space="preserve"> </w:t>
      </w:r>
      <w:r>
        <w:t>its</w:t>
      </w:r>
      <w:r>
        <w:rPr>
          <w:spacing w:val="-3"/>
        </w:rPr>
        <w:t xml:space="preserve"> </w:t>
      </w:r>
      <w:r>
        <w:t>internal</w:t>
      </w:r>
      <w:r>
        <w:rPr>
          <w:spacing w:val="-3"/>
        </w:rPr>
        <w:t xml:space="preserve"> </w:t>
      </w:r>
      <w:r>
        <w:t>workings.</w:t>
      </w:r>
      <w:r>
        <w:rPr>
          <w:spacing w:val="-3"/>
        </w:rPr>
        <w:t xml:space="preserve"> </w:t>
      </w:r>
      <w:r>
        <w:t>Developed</w:t>
      </w:r>
      <w:r>
        <w:rPr>
          <w:spacing w:val="-3"/>
        </w:rPr>
        <w:t xml:space="preserve"> </w:t>
      </w:r>
      <w:r>
        <w:t>by</w:t>
      </w:r>
      <w:r>
        <w:rPr>
          <w:spacing w:val="-3"/>
        </w:rPr>
        <w:t xml:space="preserve"> </w:t>
      </w:r>
      <w:r>
        <w:t>Ribeiro</w:t>
      </w:r>
      <w:r>
        <w:rPr>
          <w:spacing w:val="-3"/>
        </w:rPr>
        <w:t xml:space="preserve"> </w:t>
      </w:r>
      <w:r>
        <w:t>et</w:t>
      </w:r>
      <w:r>
        <w:rPr>
          <w:spacing w:val="-3"/>
        </w:rPr>
        <w:t xml:space="preserve"> </w:t>
      </w:r>
      <w:r>
        <w:t>al.,</w:t>
      </w:r>
      <w:r>
        <w:rPr>
          <w:spacing w:val="-3"/>
        </w:rPr>
        <w:t xml:space="preserve"> </w:t>
      </w:r>
      <w:r>
        <w:t>this</w:t>
      </w:r>
      <w:r>
        <w:rPr>
          <w:spacing w:val="-3"/>
        </w:rPr>
        <w:t xml:space="preserve"> </w:t>
      </w:r>
      <w:r>
        <w:t>approach observes small perturbations in input data to determine which features contribute</w:t>
      </w:r>
      <w:r>
        <w:rPr>
          <w:spacing w:val="-3"/>
        </w:rPr>
        <w:t xml:space="preserve"> </w:t>
      </w:r>
      <w:r>
        <w:t>most</w:t>
      </w:r>
      <w:r>
        <w:rPr>
          <w:spacing w:val="-3"/>
        </w:rPr>
        <w:t xml:space="preserve"> </w:t>
      </w:r>
      <w:r>
        <w:t>to</w:t>
      </w:r>
      <w:r>
        <w:rPr>
          <w:spacing w:val="-3"/>
        </w:rPr>
        <w:t xml:space="preserve"> </w:t>
      </w:r>
      <w:r>
        <w:t>the model's predictions. To improve local accuracy, LIME employs a data-specific surrogate model</w:t>
      </w:r>
      <w:r>
        <w:rPr>
          <w:spacing w:val="12"/>
        </w:rPr>
        <w:t xml:space="preserve"> </w:t>
      </w:r>
      <w:r>
        <w:t>that</w:t>
      </w:r>
      <w:r>
        <w:rPr>
          <w:spacing w:val="12"/>
        </w:rPr>
        <w:t xml:space="preserve"> </w:t>
      </w:r>
      <w:r>
        <w:t>approximates</w:t>
      </w:r>
      <w:r>
        <w:rPr>
          <w:spacing w:val="-2"/>
        </w:rPr>
        <w:t xml:space="preserve"> </w:t>
      </w:r>
      <w:r>
        <w:t>the</w:t>
      </w:r>
      <w:r>
        <w:rPr>
          <w:spacing w:val="-2"/>
        </w:rPr>
        <w:t xml:space="preserve"> </w:t>
      </w:r>
      <w:r>
        <w:t>complex</w:t>
      </w:r>
      <w:r>
        <w:rPr>
          <w:spacing w:val="-2"/>
        </w:rPr>
        <w:t xml:space="preserve"> </w:t>
      </w:r>
      <w:r>
        <w:t>model’s</w:t>
      </w:r>
      <w:r>
        <w:rPr>
          <w:spacing w:val="-2"/>
        </w:rPr>
        <w:t xml:space="preserve"> </w:t>
      </w:r>
      <w:r>
        <w:t>behavior</w:t>
      </w:r>
      <w:r>
        <w:rPr>
          <w:spacing w:val="-2"/>
        </w:rPr>
        <w:t xml:space="preserve"> </w:t>
      </w:r>
      <w:r>
        <w:t>in</w:t>
      </w:r>
      <w:r>
        <w:rPr>
          <w:spacing w:val="-2"/>
        </w:rPr>
        <w:t xml:space="preserve"> </w:t>
      </w:r>
      <w:r>
        <w:t>a</w:t>
      </w:r>
      <w:r>
        <w:rPr>
          <w:spacing w:val="-2"/>
        </w:rPr>
        <w:t xml:space="preserve"> </w:t>
      </w:r>
      <w:r>
        <w:t>localized</w:t>
      </w:r>
      <w:r>
        <w:rPr>
          <w:spacing w:val="-2"/>
        </w:rPr>
        <w:t xml:space="preserve"> </w:t>
      </w:r>
      <w:r>
        <w:t>manner.</w:t>
      </w:r>
      <w:r>
        <w:rPr>
          <w:spacing w:val="-2"/>
        </w:rPr>
        <w:t xml:space="preserve"> </w:t>
      </w:r>
      <w:r>
        <w:t>This</w:t>
      </w:r>
      <w:r>
        <w:rPr>
          <w:spacing w:val="-2"/>
        </w:rPr>
        <w:t xml:space="preserve"> </w:t>
      </w:r>
      <w:r>
        <w:t>allows</w:t>
      </w:r>
      <w:r>
        <w:rPr>
          <w:spacing w:val="-2"/>
        </w:rPr>
        <w:t xml:space="preserve"> </w:t>
      </w:r>
      <w:r>
        <w:rPr>
          <w:spacing w:val="-5"/>
        </w:rPr>
        <w:t>for</w:t>
      </w:r>
    </w:p>
    <w:p w14:paraId="25EE00AF" w14:textId="77777777" w:rsidR="005A2A7E" w:rsidRDefault="005A2A7E">
      <w:pPr>
        <w:pStyle w:val="GvdeMetni"/>
        <w:spacing w:line="276" w:lineRule="auto"/>
        <w:jc w:val="both"/>
        <w:sectPr w:rsidR="005A2A7E">
          <w:pgSz w:w="11920" w:h="16840"/>
          <w:pgMar w:top="1380" w:right="1275" w:bottom="280" w:left="1275" w:header="720" w:footer="720" w:gutter="0"/>
          <w:cols w:space="720"/>
        </w:sectPr>
      </w:pPr>
    </w:p>
    <w:p w14:paraId="369D0CAC" w14:textId="77777777" w:rsidR="005A2A7E" w:rsidRDefault="008E3266">
      <w:pPr>
        <w:pStyle w:val="GvdeMetni"/>
        <w:spacing w:before="60" w:line="276" w:lineRule="auto"/>
        <w:ind w:right="192"/>
        <w:jc w:val="both"/>
      </w:pPr>
      <w:r>
        <w:t>a better understanding of which features drive</w:t>
      </w:r>
      <w:r>
        <w:rPr>
          <w:spacing w:val="-4"/>
        </w:rPr>
        <w:t xml:space="preserve"> </w:t>
      </w:r>
      <w:r>
        <w:t>the</w:t>
      </w:r>
      <w:r>
        <w:rPr>
          <w:spacing w:val="-4"/>
        </w:rPr>
        <w:t xml:space="preserve"> </w:t>
      </w:r>
      <w:r>
        <w:t>model’s</w:t>
      </w:r>
      <w:r>
        <w:rPr>
          <w:spacing w:val="-4"/>
        </w:rPr>
        <w:t xml:space="preserve"> </w:t>
      </w:r>
      <w:r>
        <w:t>decision</w:t>
      </w:r>
      <w:r>
        <w:rPr>
          <w:spacing w:val="-4"/>
        </w:rPr>
        <w:t xml:space="preserve"> </w:t>
      </w:r>
      <w:r>
        <w:t>for</w:t>
      </w:r>
      <w:r>
        <w:rPr>
          <w:spacing w:val="-4"/>
        </w:rPr>
        <w:t xml:space="preserve"> </w:t>
      </w:r>
      <w:r>
        <w:t>a</w:t>
      </w:r>
      <w:r>
        <w:rPr>
          <w:spacing w:val="-4"/>
        </w:rPr>
        <w:t xml:space="preserve"> </w:t>
      </w:r>
      <w:r>
        <w:t>given</w:t>
      </w:r>
      <w:r>
        <w:rPr>
          <w:spacing w:val="-4"/>
        </w:rPr>
        <w:t xml:space="preserve"> </w:t>
      </w:r>
      <w:r>
        <w:t>instance.</w:t>
      </w:r>
      <w:r>
        <w:rPr>
          <w:spacing w:val="-4"/>
        </w:rPr>
        <w:t xml:space="preserve"> </w:t>
      </w:r>
      <w:r>
        <w:t>As</w:t>
      </w:r>
      <w:r>
        <w:rPr>
          <w:spacing w:val="-4"/>
        </w:rPr>
        <w:t xml:space="preserve"> </w:t>
      </w:r>
      <w:r>
        <w:t>a result, LIME provides locally interpretable explanations for each individual prediction.</w:t>
      </w:r>
    </w:p>
    <w:p w14:paraId="41FBE6D2" w14:textId="77777777" w:rsidR="005A2A7E" w:rsidRDefault="008E3266">
      <w:pPr>
        <w:pStyle w:val="GvdeMetni"/>
        <w:spacing w:before="240" w:line="276" w:lineRule="auto"/>
        <w:ind w:right="181"/>
        <w:jc w:val="both"/>
        <w:rPr>
          <w:ins w:id="239" w:author="Dekan" w:date="2025-02-10T02:50:00Z"/>
        </w:rPr>
      </w:pPr>
      <w:r>
        <w:t>Eqn (1) illustrates the formula underlying LIME, which describes the process of learning a simplified model that approximates the behavior of the</w:t>
      </w:r>
      <w:r>
        <w:rPr>
          <w:spacing w:val="-3"/>
        </w:rPr>
        <w:t xml:space="preserve"> </w:t>
      </w:r>
      <w:r>
        <w:t>original</w:t>
      </w:r>
      <w:r>
        <w:rPr>
          <w:spacing w:val="-3"/>
        </w:rPr>
        <w:t xml:space="preserve"> </w:t>
      </w:r>
      <w:r>
        <w:t>complex</w:t>
      </w:r>
      <w:r>
        <w:rPr>
          <w:spacing w:val="-3"/>
        </w:rPr>
        <w:t xml:space="preserve"> </w:t>
      </w:r>
      <w:r>
        <w:t>model.</w:t>
      </w:r>
      <w:r>
        <w:rPr>
          <w:spacing w:val="-3"/>
        </w:rPr>
        <w:t xml:space="preserve"> </w:t>
      </w:r>
      <w:r>
        <w:t>The</w:t>
      </w:r>
      <w:r>
        <w:rPr>
          <w:spacing w:val="-3"/>
        </w:rPr>
        <w:t xml:space="preserve"> </w:t>
      </w:r>
      <w:r>
        <w:t>formula aims to minimize the differences between the original model's predictions and those of the surrogate model, thereby creating an interpretable local model [32].</w:t>
      </w:r>
    </w:p>
    <w:tbl>
      <w:tblPr>
        <w:tblStyle w:val="TabloKlavuzu"/>
        <w:tblW w:w="0" w:type="auto"/>
        <w:tblInd w:w="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40" w:author="Dekan" w:date="2025-02-10T02:52:00Z">
          <w:tblPr>
            <w:tblStyle w:val="TabloKlavuzu"/>
            <w:tblW w:w="0" w:type="auto"/>
            <w:tblInd w:w="141" w:type="dxa"/>
            <w:tblLook w:val="04A0" w:firstRow="1" w:lastRow="0" w:firstColumn="1" w:lastColumn="0" w:noHBand="0" w:noVBand="1"/>
          </w:tblPr>
        </w:tblPrChange>
      </w:tblPr>
      <w:tblGrid>
        <w:gridCol w:w="8118"/>
        <w:gridCol w:w="1111"/>
        <w:tblGridChange w:id="241">
          <w:tblGrid>
            <w:gridCol w:w="5"/>
            <w:gridCol w:w="4790"/>
            <w:gridCol w:w="3323"/>
            <w:gridCol w:w="1111"/>
            <w:gridCol w:w="221"/>
          </w:tblGrid>
        </w:tblGridChange>
      </w:tblGrid>
      <w:tr w:rsidR="00F42B1D" w14:paraId="27151707" w14:textId="77777777" w:rsidTr="00BF0FAE">
        <w:trPr>
          <w:trHeight w:val="914"/>
          <w:ins w:id="242" w:author="Dekan" w:date="2025-02-10T02:50:00Z"/>
          <w:trPrChange w:id="243" w:author="Dekan" w:date="2025-02-10T02:52:00Z">
            <w:trPr>
              <w:gridBefore w:val="1"/>
            </w:trPr>
          </w:trPrChange>
        </w:trPr>
        <w:tc>
          <w:tcPr>
            <w:tcW w:w="8331" w:type="dxa"/>
            <w:tcPrChange w:id="244" w:author="Dekan" w:date="2025-02-10T02:52:00Z">
              <w:tcPr>
                <w:tcW w:w="4793" w:type="dxa"/>
              </w:tcPr>
            </w:tcPrChange>
          </w:tcPr>
          <w:p w14:paraId="77D2D2F0" w14:textId="77777777" w:rsidR="00F42B1D" w:rsidRDefault="00F42B1D">
            <w:pPr>
              <w:pStyle w:val="GvdeMetni"/>
              <w:spacing w:before="240" w:line="276" w:lineRule="auto"/>
              <w:ind w:left="0" w:right="181"/>
              <w:jc w:val="both"/>
              <w:rPr>
                <w:ins w:id="245" w:author="Dekan" w:date="2025-02-10T02:50:00Z"/>
              </w:rPr>
            </w:pPr>
            <w:r>
              <w:rPr>
                <w:noProof/>
                <w:sz w:val="17"/>
              </w:rPr>
              <w:drawing>
                <wp:anchor distT="0" distB="0" distL="0" distR="0" simplePos="0" relativeHeight="251653120" behindDoc="1" locked="0" layoutInCell="1" allowOverlap="1" wp14:anchorId="62FE6794" wp14:editId="54D88ABB">
                  <wp:simplePos x="0" y="0"/>
                  <wp:positionH relativeFrom="page">
                    <wp:posOffset>34290</wp:posOffset>
                  </wp:positionH>
                  <wp:positionV relativeFrom="paragraph">
                    <wp:posOffset>151765</wp:posOffset>
                  </wp:positionV>
                  <wp:extent cx="2855414" cy="40805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855414" cy="408050"/>
                          </a:xfrm>
                          <a:prstGeom prst="rect">
                            <a:avLst/>
                          </a:prstGeom>
                        </pic:spPr>
                      </pic:pic>
                    </a:graphicData>
                  </a:graphic>
                </wp:anchor>
              </w:drawing>
            </w:r>
          </w:p>
        </w:tc>
        <w:tc>
          <w:tcPr>
            <w:tcW w:w="1114" w:type="dxa"/>
            <w:tcPrChange w:id="246" w:author="Dekan" w:date="2025-02-10T02:52:00Z">
              <w:tcPr>
                <w:tcW w:w="4793" w:type="dxa"/>
                <w:gridSpan w:val="3"/>
              </w:tcPr>
            </w:tcPrChange>
          </w:tcPr>
          <w:p w14:paraId="6DF33A6B" w14:textId="77777777" w:rsidR="00F42B1D" w:rsidRDefault="00F42B1D">
            <w:pPr>
              <w:pStyle w:val="GvdeMetni"/>
              <w:spacing w:before="240" w:line="276" w:lineRule="auto"/>
              <w:ind w:left="0" w:right="181"/>
              <w:jc w:val="both"/>
              <w:rPr>
                <w:ins w:id="247" w:author="Dekan" w:date="2025-02-10T02:50:00Z"/>
              </w:rPr>
            </w:pPr>
            <w:ins w:id="248" w:author="Dekan" w:date="2025-02-10T02:51:00Z">
              <w:r>
                <w:t>Eqn(1)</w:t>
              </w:r>
            </w:ins>
          </w:p>
        </w:tc>
      </w:tr>
    </w:tbl>
    <w:p w14:paraId="6F2140A1" w14:textId="77777777" w:rsidR="00F42B1D" w:rsidDel="00BF0FAE" w:rsidRDefault="00F42B1D">
      <w:pPr>
        <w:pStyle w:val="GvdeMetni"/>
        <w:spacing w:before="240" w:line="276" w:lineRule="auto"/>
        <w:ind w:right="181"/>
        <w:jc w:val="both"/>
        <w:rPr>
          <w:del w:id="249" w:author="Dekan" w:date="2025-02-10T02:52:00Z"/>
        </w:rPr>
      </w:pPr>
    </w:p>
    <w:p w14:paraId="69B95F90" w14:textId="77777777" w:rsidR="005A2A7E" w:rsidRDefault="005A2A7E">
      <w:pPr>
        <w:pStyle w:val="GvdeMetni"/>
        <w:spacing w:before="11"/>
        <w:ind w:left="0"/>
        <w:rPr>
          <w:sz w:val="17"/>
        </w:rPr>
      </w:pPr>
    </w:p>
    <w:p w14:paraId="079419EB" w14:textId="77777777" w:rsidR="005A2A7E" w:rsidDel="00BF0FAE" w:rsidRDefault="008E3266">
      <w:pPr>
        <w:pStyle w:val="GvdeMetni"/>
        <w:spacing w:before="17"/>
        <w:ind w:left="2061"/>
        <w:rPr>
          <w:del w:id="250" w:author="Dekan" w:date="2025-02-10T02:52:00Z"/>
        </w:rPr>
      </w:pPr>
      <w:del w:id="251" w:author="Dekan" w:date="2025-02-10T02:52:00Z">
        <w:r w:rsidDel="00BF0FAE">
          <w:delText xml:space="preserve">Eqn (1). Mathematical formula of the LIME </w:delText>
        </w:r>
        <w:r w:rsidDel="00BF0FAE">
          <w:rPr>
            <w:spacing w:val="-2"/>
          </w:rPr>
          <w:delText>method</w:delText>
        </w:r>
      </w:del>
    </w:p>
    <w:p w14:paraId="57B2F07C" w14:textId="77777777" w:rsidR="005A2A7E" w:rsidDel="00BF0FAE" w:rsidRDefault="005A2A7E">
      <w:pPr>
        <w:pStyle w:val="GvdeMetni"/>
        <w:spacing w:before="5"/>
        <w:ind w:left="0"/>
        <w:rPr>
          <w:del w:id="252" w:author="Dekan" w:date="2025-02-10T02:52:00Z"/>
        </w:rPr>
      </w:pPr>
    </w:p>
    <w:p w14:paraId="06C0B405" w14:textId="77777777" w:rsidR="005A2A7E" w:rsidRDefault="008E3266">
      <w:pPr>
        <w:pStyle w:val="GvdeMetni"/>
        <w:spacing w:before="1" w:line="276" w:lineRule="auto"/>
        <w:ind w:right="178"/>
        <w:jc w:val="both"/>
      </w:pPr>
      <w:r>
        <w:t>The parameters in the formula can be explained as follows: L(f ,g ,π</w:t>
      </w:r>
      <w:r>
        <w:rPr>
          <w:sz w:val="14"/>
        </w:rPr>
        <w:t>x</w:t>
      </w:r>
      <w:r>
        <w:t xml:space="preserve">) represents the loss function, which quantifies the difference between the original complex model (f) and the interpretable surrogate model (g). The summation symbol denotes the aggregation over all instances in the local neighborhood. π </w:t>
      </w:r>
      <w:r>
        <w:rPr>
          <w:sz w:val="14"/>
        </w:rPr>
        <w:t>x</w:t>
      </w:r>
      <w:r>
        <w:t>(z) is the proximity measure that assigns weights to samples based on their similarity to the instance x. f(z) represents the prediction of the complex model for a given instance z, while g(z′) corresponds to the prediction of the interpretable surrogate</w:t>
      </w:r>
      <w:r>
        <w:rPr>
          <w:spacing w:val="-4"/>
        </w:rPr>
        <w:t xml:space="preserve"> </w:t>
      </w:r>
      <w:r>
        <w:t>model.</w:t>
      </w:r>
      <w:r>
        <w:rPr>
          <w:spacing w:val="-4"/>
        </w:rPr>
        <w:t xml:space="preserve"> </w:t>
      </w:r>
      <w:r>
        <w:t>The</w:t>
      </w:r>
      <w:r>
        <w:rPr>
          <w:spacing w:val="-4"/>
        </w:rPr>
        <w:t xml:space="preserve"> </w:t>
      </w:r>
      <w:r>
        <w:t>term</w:t>
      </w:r>
      <w:r>
        <w:rPr>
          <w:spacing w:val="-4"/>
        </w:rPr>
        <w:t xml:space="preserve"> </w:t>
      </w:r>
      <w:r>
        <w:t>(f(z)−g(z′))²</w:t>
      </w:r>
      <w:r>
        <w:rPr>
          <w:spacing w:val="-4"/>
        </w:rPr>
        <w:t xml:space="preserve"> </w:t>
      </w:r>
      <w:r>
        <w:t>measures</w:t>
      </w:r>
      <w:r>
        <w:rPr>
          <w:spacing w:val="-4"/>
        </w:rPr>
        <w:t xml:space="preserve"> </w:t>
      </w:r>
      <w:r>
        <w:t>the</w:t>
      </w:r>
      <w:r>
        <w:rPr>
          <w:spacing w:val="-4"/>
        </w:rPr>
        <w:t xml:space="preserve"> </w:t>
      </w:r>
      <w:r>
        <w:t>squared</w:t>
      </w:r>
      <w:r>
        <w:rPr>
          <w:spacing w:val="-4"/>
        </w:rPr>
        <w:t xml:space="preserve"> </w:t>
      </w:r>
      <w:r>
        <w:t>difference</w:t>
      </w:r>
      <w:r>
        <w:rPr>
          <w:spacing w:val="-4"/>
        </w:rPr>
        <w:t xml:space="preserve"> </w:t>
      </w:r>
      <w:r>
        <w:t>between the predictions of the two</w:t>
      </w:r>
      <w:r>
        <w:rPr>
          <w:spacing w:val="-3"/>
        </w:rPr>
        <w:t xml:space="preserve"> </w:t>
      </w:r>
      <w:r>
        <w:t>models,</w:t>
      </w:r>
      <w:r>
        <w:rPr>
          <w:spacing w:val="-3"/>
        </w:rPr>
        <w:t xml:space="preserve"> </w:t>
      </w:r>
      <w:r>
        <w:t>ensuring</w:t>
      </w:r>
      <w:r>
        <w:rPr>
          <w:spacing w:val="-3"/>
        </w:rPr>
        <w:t xml:space="preserve"> </w:t>
      </w:r>
      <w:r>
        <w:t>that</w:t>
      </w:r>
      <w:r>
        <w:rPr>
          <w:spacing w:val="-3"/>
        </w:rPr>
        <w:t xml:space="preserve"> </w:t>
      </w:r>
      <w:r>
        <w:t>the</w:t>
      </w:r>
      <w:r>
        <w:rPr>
          <w:spacing w:val="-3"/>
        </w:rPr>
        <w:t xml:space="preserve"> </w:t>
      </w:r>
      <w:r>
        <w:t>surrogate</w:t>
      </w:r>
      <w:r>
        <w:rPr>
          <w:spacing w:val="-3"/>
        </w:rPr>
        <w:t xml:space="preserve"> </w:t>
      </w:r>
      <w:r>
        <w:t>model</w:t>
      </w:r>
      <w:r>
        <w:rPr>
          <w:spacing w:val="-3"/>
        </w:rPr>
        <w:t xml:space="preserve"> </w:t>
      </w:r>
      <w:r>
        <w:t>closely</w:t>
      </w:r>
      <w:r>
        <w:rPr>
          <w:spacing w:val="-3"/>
        </w:rPr>
        <w:t xml:space="preserve"> </w:t>
      </w:r>
      <w:r>
        <w:t>approximates</w:t>
      </w:r>
      <w:r>
        <w:rPr>
          <w:spacing w:val="-3"/>
        </w:rPr>
        <w:t xml:space="preserve"> </w:t>
      </w:r>
      <w:r>
        <w:t>the behavior of the original model. This formulation enables LIME to generate locally interpretable explanations by optimizing the surrogate model to approximate the predictions of the complex model while maintaining interpretability.</w:t>
      </w:r>
    </w:p>
    <w:p w14:paraId="29C6D7AB" w14:textId="77777777" w:rsidR="005A2A7E" w:rsidRDefault="008E3266">
      <w:pPr>
        <w:pStyle w:val="GvdeMetni"/>
        <w:spacing w:before="158" w:line="280" w:lineRule="auto"/>
        <w:ind w:right="177"/>
        <w:jc w:val="both"/>
      </w:pPr>
      <w:r>
        <w:rPr>
          <w:i/>
        </w:rPr>
        <w:t xml:space="preserve">SHAP (Shapley Additive Explanations): </w:t>
      </w:r>
      <w:r>
        <w:t>Lundberg and Lee, SHAP utilizes coalition game theory to calculate each feature’s contribution to a prediction. Their method ensures that predictions are fair and consistent and explains the impact of each feature on the prediction [61].</w:t>
      </w:r>
      <w:r>
        <w:rPr>
          <w:spacing w:val="17"/>
        </w:rPr>
        <w:t xml:space="preserve"> </w:t>
      </w:r>
      <w:r>
        <w:t>The</w:t>
      </w:r>
      <w:r>
        <w:rPr>
          <w:spacing w:val="15"/>
        </w:rPr>
        <w:t xml:space="preserve"> </w:t>
      </w:r>
      <w:r>
        <w:t>formula</w:t>
      </w:r>
      <w:r>
        <w:rPr>
          <w:spacing w:val="15"/>
        </w:rPr>
        <w:t xml:space="preserve"> </w:t>
      </w:r>
      <w:r>
        <w:t>presented</w:t>
      </w:r>
      <w:r>
        <w:rPr>
          <w:spacing w:val="15"/>
        </w:rPr>
        <w:t xml:space="preserve"> </w:t>
      </w:r>
      <w:r>
        <w:t>in</w:t>
      </w:r>
      <w:r>
        <w:rPr>
          <w:spacing w:val="15"/>
        </w:rPr>
        <w:t xml:space="preserve"> </w:t>
      </w:r>
      <w:r>
        <w:t>Eqn</w:t>
      </w:r>
      <w:r>
        <w:rPr>
          <w:spacing w:val="15"/>
        </w:rPr>
        <w:t xml:space="preserve"> </w:t>
      </w:r>
      <w:r>
        <w:t>(2)</w:t>
      </w:r>
      <w:r>
        <w:rPr>
          <w:spacing w:val="15"/>
        </w:rPr>
        <w:t xml:space="preserve"> </w:t>
      </w:r>
      <w:r>
        <w:t>is</w:t>
      </w:r>
      <w:r>
        <w:rPr>
          <w:spacing w:val="15"/>
        </w:rPr>
        <w:t xml:space="preserve"> </w:t>
      </w:r>
      <w:r>
        <w:t>associated</w:t>
      </w:r>
      <w:r>
        <w:rPr>
          <w:spacing w:val="15"/>
        </w:rPr>
        <w:t xml:space="preserve"> </w:t>
      </w:r>
      <w:r>
        <w:t>with</w:t>
      </w:r>
      <w:r>
        <w:rPr>
          <w:spacing w:val="15"/>
        </w:rPr>
        <w:t xml:space="preserve"> </w:t>
      </w:r>
      <w:r>
        <w:t>the</w:t>
      </w:r>
      <w:r>
        <w:rPr>
          <w:spacing w:val="15"/>
        </w:rPr>
        <w:t xml:space="preserve"> </w:t>
      </w:r>
      <w:r>
        <w:t xml:space="preserve">Shapley Additive </w:t>
      </w:r>
      <w:r>
        <w:rPr>
          <w:spacing w:val="-2"/>
        </w:rPr>
        <w:t>Explanations</w:t>
      </w:r>
    </w:p>
    <w:p w14:paraId="4C4C8945" w14:textId="77777777" w:rsidR="005A2A7E" w:rsidRDefault="00C17414">
      <w:pPr>
        <w:pStyle w:val="GvdeMetni"/>
        <w:spacing w:before="48"/>
        <w:jc w:val="both"/>
        <w:rPr>
          <w:ins w:id="253" w:author="Dekan" w:date="2025-02-10T02:52:00Z"/>
          <w:spacing w:val="-2"/>
        </w:rPr>
      </w:pPr>
      <w:del w:id="254" w:author="Dekan" w:date="2025-02-10T02:53:00Z">
        <w:r w:rsidDel="00BF0FAE">
          <w:rPr>
            <w:noProof/>
            <w:sz w:val="20"/>
          </w:rPr>
          <w:drawing>
            <wp:anchor distT="0" distB="0" distL="0" distR="0" simplePos="0" relativeHeight="251656192" behindDoc="1" locked="0" layoutInCell="1" allowOverlap="1" wp14:anchorId="124F0C57" wp14:editId="7D99285D">
              <wp:simplePos x="0" y="0"/>
              <wp:positionH relativeFrom="page">
                <wp:posOffset>2125345</wp:posOffset>
              </wp:positionH>
              <wp:positionV relativeFrom="paragraph">
                <wp:posOffset>385445</wp:posOffset>
              </wp:positionV>
              <wp:extent cx="3306445" cy="372745"/>
              <wp:effectExtent l="0" t="0" r="8255" b="8255"/>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3306445" cy="372745"/>
                      </a:xfrm>
                      <a:prstGeom prst="rect">
                        <a:avLst/>
                      </a:prstGeom>
                    </pic:spPr>
                  </pic:pic>
                </a:graphicData>
              </a:graphic>
            </wp:anchor>
          </w:drawing>
        </w:r>
      </w:del>
      <w:r w:rsidR="008E3266">
        <w:t xml:space="preserve">(SHAP) method and is used to calculate the impact of a feature on a </w:t>
      </w:r>
      <w:r w:rsidR="008E3266">
        <w:rPr>
          <w:spacing w:val="-2"/>
        </w:rPr>
        <w:t>model.</w:t>
      </w:r>
    </w:p>
    <w:p w14:paraId="2F3B0737" w14:textId="77777777" w:rsidR="00BF0FAE" w:rsidRDefault="00BF0FAE">
      <w:pPr>
        <w:pStyle w:val="GvdeMetni"/>
        <w:spacing w:before="48"/>
        <w:jc w:val="both"/>
        <w:rPr>
          <w:ins w:id="255" w:author="Dekan" w:date="2025-02-10T02:52:00Z"/>
          <w:spacing w:val="-2"/>
        </w:rPr>
      </w:pPr>
    </w:p>
    <w:tbl>
      <w:tblPr>
        <w:tblStyle w:val="TabloKlavuzu"/>
        <w:tblW w:w="0" w:type="auto"/>
        <w:tblInd w:w="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56" w:author="Dekan" w:date="2025-02-10T02:53:00Z">
          <w:tblPr>
            <w:tblStyle w:val="TabloKlavuzu"/>
            <w:tblW w:w="0" w:type="auto"/>
            <w:tblInd w:w="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119"/>
        <w:gridCol w:w="1110"/>
        <w:tblGridChange w:id="257">
          <w:tblGrid>
            <w:gridCol w:w="8119"/>
            <w:gridCol w:w="212"/>
            <w:gridCol w:w="898"/>
            <w:gridCol w:w="216"/>
          </w:tblGrid>
        </w:tblGridChange>
      </w:tblGrid>
      <w:tr w:rsidR="00BF0FAE" w14:paraId="5489BF6B" w14:textId="77777777" w:rsidTr="00BF0FAE">
        <w:trPr>
          <w:trHeight w:val="918"/>
          <w:ins w:id="258" w:author="Dekan" w:date="2025-02-10T02:52:00Z"/>
          <w:trPrChange w:id="259" w:author="Dekan" w:date="2025-02-10T02:53:00Z">
            <w:trPr>
              <w:trHeight w:val="914"/>
            </w:trPr>
          </w:trPrChange>
        </w:trPr>
        <w:tc>
          <w:tcPr>
            <w:tcW w:w="8331" w:type="dxa"/>
            <w:tcPrChange w:id="260" w:author="Dekan" w:date="2025-02-10T02:53:00Z">
              <w:tcPr>
                <w:tcW w:w="8331" w:type="dxa"/>
                <w:gridSpan w:val="2"/>
              </w:tcPr>
            </w:tcPrChange>
          </w:tcPr>
          <w:p w14:paraId="06909915" w14:textId="77777777" w:rsidR="00BF0FAE" w:rsidRDefault="00BF0FAE" w:rsidP="00BC502A">
            <w:pPr>
              <w:pStyle w:val="GvdeMetni"/>
              <w:spacing w:before="240" w:line="276" w:lineRule="auto"/>
              <w:ind w:left="0" w:right="181"/>
              <w:jc w:val="both"/>
              <w:rPr>
                <w:ins w:id="261" w:author="Dekan" w:date="2025-02-10T02:52:00Z"/>
              </w:rPr>
            </w:pPr>
            <w:ins w:id="262" w:author="Dekan" w:date="2025-02-10T02:52:00Z">
              <w:r>
                <w:rPr>
                  <w:noProof/>
                  <w:sz w:val="20"/>
                </w:rPr>
                <w:drawing>
                  <wp:anchor distT="0" distB="0" distL="0" distR="0" simplePos="0" relativeHeight="251675648" behindDoc="1" locked="0" layoutInCell="1" allowOverlap="1" wp14:anchorId="77AE71EA" wp14:editId="7A55210E">
                    <wp:simplePos x="0" y="0"/>
                    <wp:positionH relativeFrom="page">
                      <wp:posOffset>70485</wp:posOffset>
                    </wp:positionH>
                    <wp:positionV relativeFrom="paragraph">
                      <wp:posOffset>353695</wp:posOffset>
                    </wp:positionV>
                    <wp:extent cx="3306445" cy="372745"/>
                    <wp:effectExtent l="0" t="0" r="8255" b="8255"/>
                    <wp:wrapTopAndBottom/>
                    <wp:docPr id="2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3306445" cy="372745"/>
                            </a:xfrm>
                            <a:prstGeom prst="rect">
                              <a:avLst/>
                            </a:prstGeom>
                          </pic:spPr>
                        </pic:pic>
                      </a:graphicData>
                    </a:graphic>
                  </wp:anchor>
                </w:drawing>
              </w:r>
            </w:ins>
          </w:p>
        </w:tc>
        <w:tc>
          <w:tcPr>
            <w:tcW w:w="1114" w:type="dxa"/>
            <w:tcPrChange w:id="263" w:author="Dekan" w:date="2025-02-10T02:53:00Z">
              <w:tcPr>
                <w:tcW w:w="1114" w:type="dxa"/>
                <w:gridSpan w:val="2"/>
              </w:tcPr>
            </w:tcPrChange>
          </w:tcPr>
          <w:p w14:paraId="744D74C5" w14:textId="77777777" w:rsidR="00BF0FAE" w:rsidRDefault="00BF0FAE" w:rsidP="00BC502A">
            <w:pPr>
              <w:pStyle w:val="GvdeMetni"/>
              <w:spacing w:before="240" w:line="276" w:lineRule="auto"/>
              <w:ind w:left="0" w:right="181"/>
              <w:jc w:val="both"/>
              <w:rPr>
                <w:ins w:id="264" w:author="Dekan" w:date="2025-02-10T02:53:00Z"/>
              </w:rPr>
            </w:pPr>
          </w:p>
          <w:p w14:paraId="5A85A7F8" w14:textId="77777777" w:rsidR="00BF0FAE" w:rsidRDefault="00BF0FAE" w:rsidP="00BC502A">
            <w:pPr>
              <w:pStyle w:val="GvdeMetni"/>
              <w:spacing w:before="240" w:line="276" w:lineRule="auto"/>
              <w:ind w:left="0" w:right="181"/>
              <w:jc w:val="both"/>
              <w:rPr>
                <w:ins w:id="265" w:author="Dekan" w:date="2025-02-10T02:52:00Z"/>
              </w:rPr>
            </w:pPr>
            <w:ins w:id="266" w:author="Dekan" w:date="2025-02-10T02:52:00Z">
              <w:r>
                <w:t>Eqn(2)</w:t>
              </w:r>
            </w:ins>
          </w:p>
        </w:tc>
      </w:tr>
    </w:tbl>
    <w:p w14:paraId="43813C0B" w14:textId="77777777" w:rsidR="00BF0FAE" w:rsidRDefault="00BF0FAE">
      <w:pPr>
        <w:pStyle w:val="GvdeMetni"/>
        <w:spacing w:before="48"/>
        <w:jc w:val="both"/>
      </w:pPr>
    </w:p>
    <w:p w14:paraId="4FE95979" w14:textId="77777777" w:rsidR="005A2A7E" w:rsidDel="00C17414" w:rsidRDefault="005A2A7E">
      <w:pPr>
        <w:pStyle w:val="GvdeMetni"/>
        <w:spacing w:before="29"/>
        <w:ind w:left="0"/>
        <w:rPr>
          <w:del w:id="267" w:author="Dekan" w:date="2025-02-10T02:04:00Z"/>
          <w:sz w:val="20"/>
        </w:rPr>
      </w:pPr>
    </w:p>
    <w:p w14:paraId="461A4AE0" w14:textId="77777777" w:rsidR="005A2A7E" w:rsidDel="00BF0FAE" w:rsidRDefault="008E3266">
      <w:pPr>
        <w:pStyle w:val="GvdeMetni"/>
        <w:spacing w:before="29"/>
        <w:ind w:left="0"/>
        <w:rPr>
          <w:del w:id="268" w:author="Dekan" w:date="2025-02-10T02:53:00Z"/>
        </w:rPr>
        <w:pPrChange w:id="269" w:author="Dekan" w:date="2025-02-10T02:04:00Z">
          <w:pPr>
            <w:pStyle w:val="GvdeMetni"/>
            <w:spacing w:before="168"/>
            <w:ind w:left="2140"/>
          </w:pPr>
        </w:pPrChange>
      </w:pPr>
      <w:del w:id="270" w:author="Dekan" w:date="2025-02-10T02:53:00Z">
        <w:r w:rsidDel="00BF0FAE">
          <w:delText xml:space="preserve">Eqn (2). Mathematical formula of the SHAP </w:delText>
        </w:r>
        <w:r w:rsidDel="00BF0FAE">
          <w:rPr>
            <w:spacing w:val="-2"/>
          </w:rPr>
          <w:delText>method</w:delText>
        </w:r>
      </w:del>
    </w:p>
    <w:p w14:paraId="79B75DFF" w14:textId="77777777" w:rsidR="005A2A7E" w:rsidDel="00BF0FAE" w:rsidRDefault="005A2A7E">
      <w:pPr>
        <w:pStyle w:val="GvdeMetni"/>
        <w:spacing w:before="6"/>
        <w:ind w:left="0"/>
        <w:rPr>
          <w:del w:id="271" w:author="Dekan" w:date="2025-02-10T02:53:00Z"/>
        </w:rPr>
      </w:pPr>
    </w:p>
    <w:p w14:paraId="0A9DEBB0" w14:textId="77777777" w:rsidR="005A2A7E" w:rsidRDefault="008E3266">
      <w:pPr>
        <w:pStyle w:val="GvdeMetni"/>
        <w:spacing w:line="276" w:lineRule="auto"/>
        <w:ind w:right="180"/>
        <w:jc w:val="both"/>
      </w:pPr>
      <w:r>
        <w:t>ϕi represents the contribution of a feature,</w:t>
      </w:r>
      <w:r>
        <w:rPr>
          <w:spacing w:val="-2"/>
        </w:rPr>
        <w:t xml:space="preserve"> </w:t>
      </w:r>
      <w:r>
        <w:t>which</w:t>
      </w:r>
      <w:r>
        <w:rPr>
          <w:spacing w:val="-2"/>
        </w:rPr>
        <w:t xml:space="preserve"> </w:t>
      </w:r>
      <w:r>
        <w:t>is</w:t>
      </w:r>
      <w:r>
        <w:rPr>
          <w:spacing w:val="-2"/>
        </w:rPr>
        <w:t xml:space="preserve"> </w:t>
      </w:r>
      <w:r>
        <w:t>computed</w:t>
      </w:r>
      <w:r>
        <w:rPr>
          <w:spacing w:val="-2"/>
        </w:rPr>
        <w:t xml:space="preserve"> </w:t>
      </w:r>
      <w:r>
        <w:t>as</w:t>
      </w:r>
      <w:r>
        <w:rPr>
          <w:spacing w:val="-2"/>
        </w:rPr>
        <w:t xml:space="preserve"> </w:t>
      </w:r>
      <w:r>
        <w:t>a</w:t>
      </w:r>
      <w:r>
        <w:rPr>
          <w:spacing w:val="-2"/>
        </w:rPr>
        <w:t xml:space="preserve"> </w:t>
      </w:r>
      <w:r>
        <w:t>summation</w:t>
      </w:r>
      <w:r>
        <w:rPr>
          <w:spacing w:val="-2"/>
        </w:rPr>
        <w:t xml:space="preserve"> </w:t>
      </w:r>
      <w:r>
        <w:t>over</w:t>
      </w:r>
      <w:r>
        <w:rPr>
          <w:spacing w:val="-2"/>
        </w:rPr>
        <w:t xml:space="preserve"> </w:t>
      </w:r>
      <w:r>
        <w:t>S</w:t>
      </w:r>
      <w:r>
        <w:rPr>
          <w:spacing w:val="-2"/>
        </w:rPr>
        <w:t xml:space="preserve"> </w:t>
      </w:r>
      <w:r>
        <w:t>subsets. S denotes subsets of features, while m represents the total number of features. The terms f(S</w:t>
      </w:r>
      <w:r>
        <w:rPr>
          <w:rFonts w:ascii="Cambria Math" w:eastAsia="Cambria Math" w:hAnsi="Cambria Math" w:cs="Cambria Math"/>
        </w:rPr>
        <w:t>∪</w:t>
      </w:r>
      <w:r>
        <w:t xml:space="preserve">{i}) and f(S) indicate the change in the model’s output when a feature is included or </w:t>
      </w:r>
      <w:r>
        <w:rPr>
          <w:spacing w:val="-2"/>
        </w:rPr>
        <w:t>excluded.</w:t>
      </w:r>
    </w:p>
    <w:p w14:paraId="67676F90" w14:textId="77777777" w:rsidR="005A2A7E" w:rsidRDefault="008E3266">
      <w:pPr>
        <w:pStyle w:val="GvdeMetni"/>
        <w:spacing w:before="200" w:line="276" w:lineRule="auto"/>
        <w:ind w:left="142" w:right="188"/>
        <w:jc w:val="both"/>
      </w:pPr>
      <w:r>
        <w:t xml:space="preserve">All subsets are considered with equal weight, reflecting the fair distribution property of Shapley values in game theory. In the </w:t>
      </w:r>
      <w:r w:rsidRPr="00BC502A">
        <w:t xml:space="preserve">study </w:t>
      </w:r>
      <w:ins w:id="272" w:author="Dekan" w:date="2025-02-10T02:56:00Z">
        <w:r w:rsidR="00BC502A" w:rsidRPr="00BC502A">
          <w:rPr>
            <w:rPrChange w:id="273" w:author="Dekan" w:date="2025-02-10T02:57:00Z">
              <w:rPr>
                <w:highlight w:val="yellow"/>
              </w:rPr>
            </w:rPrChange>
          </w:rPr>
          <w:t>[33]</w:t>
        </w:r>
      </w:ins>
      <w:del w:id="274" w:author="Dekan" w:date="2025-02-10T02:56:00Z">
        <w:r w:rsidRPr="00BC502A" w:rsidDel="00BC502A">
          <w:delText>(Appl. Sci. 2024, 14, 9072)</w:delText>
        </w:r>
      </w:del>
      <w:r w:rsidRPr="00BC502A">
        <w:t>,</w:t>
      </w:r>
      <w:r>
        <w:t xml:space="preserve"> </w:t>
      </w:r>
      <w:ins w:id="275" w:author="Dekan" w:date="2025-02-10T02:57:00Z">
        <w:r w:rsidR="00BC502A">
          <w:t>Eqn (3)</w:t>
        </w:r>
      </w:ins>
      <w:del w:id="276" w:author="Dekan" w:date="2025-02-10T02:57:00Z">
        <w:r w:rsidDel="00BC502A">
          <w:delText>this</w:delText>
        </w:r>
      </w:del>
      <w:r>
        <w:t xml:space="preserve"> formula is introduced as a crucial tool for enhancing the explainability of machine learning models, enabling the decomposition of model predictions based on individual features</w:t>
      </w:r>
      <w:del w:id="277" w:author="Dekan" w:date="2025-02-10T02:57:00Z">
        <w:r w:rsidDel="00BC502A">
          <w:delText xml:space="preserve"> [33]</w:delText>
        </w:r>
      </w:del>
      <w:r>
        <w:t>.</w:t>
      </w:r>
    </w:p>
    <w:p w14:paraId="062FE319" w14:textId="77777777" w:rsidR="005A2A7E" w:rsidRDefault="005A2A7E">
      <w:pPr>
        <w:pStyle w:val="GvdeMetni"/>
        <w:spacing w:line="276" w:lineRule="auto"/>
        <w:jc w:val="both"/>
        <w:sectPr w:rsidR="005A2A7E">
          <w:pgSz w:w="11920" w:h="16840"/>
          <w:pgMar w:top="1380" w:right="1275" w:bottom="280" w:left="1275" w:header="720" w:footer="720" w:gutter="0"/>
          <w:cols w:space="720"/>
        </w:sectPr>
      </w:pPr>
    </w:p>
    <w:p w14:paraId="7627EC41" w14:textId="77777777" w:rsidR="005A2A7E" w:rsidRDefault="008E3266">
      <w:pPr>
        <w:pStyle w:val="GvdeMetni"/>
        <w:spacing w:before="60" w:line="276" w:lineRule="auto"/>
        <w:ind w:right="180"/>
        <w:jc w:val="both"/>
      </w:pPr>
      <w:r>
        <w:rPr>
          <w:i/>
        </w:rPr>
        <w:t xml:space="preserve">Anchors: </w:t>
      </w:r>
      <w:r>
        <w:t>Ribeiro et al. developed the</w:t>
      </w:r>
      <w:r>
        <w:rPr>
          <w:spacing w:val="-3"/>
        </w:rPr>
        <w:t xml:space="preserve"> </w:t>
      </w:r>
      <w:r>
        <w:t>Anchors</w:t>
      </w:r>
      <w:r>
        <w:rPr>
          <w:spacing w:val="-3"/>
        </w:rPr>
        <w:t xml:space="preserve"> </w:t>
      </w:r>
      <w:r>
        <w:t>method,</w:t>
      </w:r>
      <w:r>
        <w:rPr>
          <w:spacing w:val="-3"/>
        </w:rPr>
        <w:t xml:space="preserve"> </w:t>
      </w:r>
      <w:r>
        <w:t>which</w:t>
      </w:r>
      <w:r>
        <w:rPr>
          <w:spacing w:val="-3"/>
        </w:rPr>
        <w:t xml:space="preserve"> </w:t>
      </w:r>
      <w:r>
        <w:t>provides</w:t>
      </w:r>
      <w:r>
        <w:rPr>
          <w:spacing w:val="-3"/>
        </w:rPr>
        <w:t xml:space="preserve"> </w:t>
      </w:r>
      <w:r>
        <w:t>local</w:t>
      </w:r>
      <w:r>
        <w:rPr>
          <w:spacing w:val="-3"/>
        </w:rPr>
        <w:t xml:space="preserve"> </w:t>
      </w:r>
      <w:r>
        <w:t>explanations</w:t>
      </w:r>
      <w:r>
        <w:rPr>
          <w:spacing w:val="-3"/>
        </w:rPr>
        <w:t xml:space="preserve"> </w:t>
      </w:r>
      <w:r>
        <w:t>for black-box models by generating if-then rules that explain specific predictions with high precision [34].</w:t>
      </w:r>
    </w:p>
    <w:p w14:paraId="749F5FF6" w14:textId="77777777" w:rsidR="005A2A7E" w:rsidRDefault="008E3266">
      <w:pPr>
        <w:pStyle w:val="GvdeMetni"/>
        <w:spacing w:before="240" w:line="276" w:lineRule="auto"/>
        <w:ind w:right="178"/>
        <w:jc w:val="both"/>
      </w:pPr>
      <w:r>
        <w:rPr>
          <w:i/>
        </w:rPr>
        <w:t xml:space="preserve">LORE (Local Rule-based Explanations): </w:t>
      </w:r>
      <w:r>
        <w:t>Guidotti et al. developed LORE, which provides local explanations by generating a decision tree based on synthetic data. This method offers both the main decision rule and alternative decision rules for a given prediction [35].</w:t>
      </w:r>
    </w:p>
    <w:p w14:paraId="21316538" w14:textId="77777777" w:rsidR="005A2A7E" w:rsidRDefault="008E3266">
      <w:pPr>
        <w:pStyle w:val="Balk1"/>
        <w:spacing w:before="200"/>
        <w:ind w:left="141" w:firstLine="0"/>
      </w:pPr>
      <w:r>
        <w:t xml:space="preserve">5.2 Post-hoc </w:t>
      </w:r>
      <w:r>
        <w:rPr>
          <w:spacing w:val="-2"/>
        </w:rPr>
        <w:t>Interpretation</w:t>
      </w:r>
    </w:p>
    <w:p w14:paraId="7F04CAC4" w14:textId="77777777" w:rsidR="005A2A7E" w:rsidRDefault="005A2A7E">
      <w:pPr>
        <w:pStyle w:val="GvdeMetni"/>
        <w:spacing w:before="5"/>
        <w:ind w:left="0"/>
        <w:rPr>
          <w:b/>
        </w:rPr>
      </w:pPr>
    </w:p>
    <w:p w14:paraId="75E3AE98" w14:textId="77777777" w:rsidR="005A2A7E" w:rsidRDefault="008E3266">
      <w:pPr>
        <w:pStyle w:val="GvdeMetni"/>
        <w:spacing w:line="276" w:lineRule="auto"/>
        <w:ind w:right="180"/>
        <w:jc w:val="both"/>
      </w:pPr>
      <w:r>
        <w:t>Post-hoc interpretation refers to methods aimed at explaining the decisions of machine learning models after the model has been trained without directly accessing the model’s internal structure or operational mechanisms; these methods attempt to</w:t>
      </w:r>
      <w:r>
        <w:rPr>
          <w:spacing w:val="-3"/>
        </w:rPr>
        <w:t xml:space="preserve"> </w:t>
      </w:r>
      <w:r>
        <w:t>understand</w:t>
      </w:r>
      <w:r>
        <w:rPr>
          <w:spacing w:val="-3"/>
        </w:rPr>
        <w:t xml:space="preserve"> </w:t>
      </w:r>
      <w:r>
        <w:t>the</w:t>
      </w:r>
      <w:r>
        <w:rPr>
          <w:spacing w:val="-3"/>
        </w:rPr>
        <w:t xml:space="preserve"> </w:t>
      </w:r>
      <w:r>
        <w:t>model based on its inputs and outputs. Such techniques are particularly useful for enhancing the interpretability of black-box models, making their predictions more transparent and understandable [31].</w:t>
      </w:r>
    </w:p>
    <w:p w14:paraId="3AAE04EA" w14:textId="77777777" w:rsidR="005A2A7E" w:rsidRDefault="008E3266">
      <w:pPr>
        <w:spacing w:before="240" w:line="276" w:lineRule="auto"/>
        <w:ind w:left="141" w:right="181"/>
        <w:jc w:val="both"/>
        <w:rPr>
          <w:sz w:val="24"/>
        </w:rPr>
      </w:pPr>
      <w:r>
        <w:rPr>
          <w:i/>
          <w:sz w:val="24"/>
        </w:rPr>
        <w:t xml:space="preserve">GRAD-CAM (Gradient-weighted Class Activation Mapping): </w:t>
      </w:r>
      <w:r>
        <w:rPr>
          <w:sz w:val="24"/>
        </w:rPr>
        <w:t>Selvaraju et al. developed GRAD-CAM, a technique that generates class-specific heatmaps to enhance the interpretability of deep learning models in image classification tasks [36].</w:t>
      </w:r>
    </w:p>
    <w:p w14:paraId="40FF5D0C" w14:textId="77777777" w:rsidR="005A2A7E" w:rsidRDefault="005A2A7E">
      <w:pPr>
        <w:pStyle w:val="GvdeMetni"/>
        <w:spacing w:before="147"/>
        <w:ind w:left="0"/>
      </w:pPr>
    </w:p>
    <w:p w14:paraId="1FA17F9C" w14:textId="77777777" w:rsidR="005A2A7E" w:rsidRDefault="008E3266">
      <w:pPr>
        <w:pStyle w:val="GvdeMetni"/>
        <w:spacing w:line="276" w:lineRule="auto"/>
        <w:ind w:right="179"/>
        <w:jc w:val="both"/>
      </w:pPr>
      <w:r>
        <w:rPr>
          <w:i/>
        </w:rPr>
        <w:t xml:space="preserve">CEM (Contrastive Explanation Method): </w:t>
      </w:r>
      <w:r>
        <w:t>Dhurandhar et</w:t>
      </w:r>
      <w:r>
        <w:rPr>
          <w:spacing w:val="-4"/>
        </w:rPr>
        <w:t xml:space="preserve"> </w:t>
      </w:r>
      <w:r>
        <w:t>al.</w:t>
      </w:r>
      <w:r>
        <w:rPr>
          <w:spacing w:val="-4"/>
        </w:rPr>
        <w:t xml:space="preserve"> </w:t>
      </w:r>
      <w:r>
        <w:t>developed</w:t>
      </w:r>
      <w:r>
        <w:rPr>
          <w:spacing w:val="-4"/>
        </w:rPr>
        <w:t xml:space="preserve"> </w:t>
      </w:r>
      <w:r>
        <w:t>CEM,</w:t>
      </w:r>
      <w:r>
        <w:rPr>
          <w:spacing w:val="-4"/>
        </w:rPr>
        <w:t xml:space="preserve"> </w:t>
      </w:r>
      <w:r>
        <w:t>which</w:t>
      </w:r>
      <w:r>
        <w:rPr>
          <w:spacing w:val="-4"/>
        </w:rPr>
        <w:t xml:space="preserve"> </w:t>
      </w:r>
      <w:r>
        <w:t>identifies the minimum set of features necessary for a model to predict a specific class, as well as the features required to alter the prediction to a different class [37].</w:t>
      </w:r>
    </w:p>
    <w:p w14:paraId="11A94CE1" w14:textId="77777777" w:rsidR="005A2A7E" w:rsidRDefault="005A2A7E">
      <w:pPr>
        <w:pStyle w:val="GvdeMetni"/>
        <w:spacing w:before="42"/>
        <w:ind w:left="0"/>
      </w:pPr>
    </w:p>
    <w:p w14:paraId="26F718F9" w14:textId="77777777" w:rsidR="005A2A7E" w:rsidRDefault="008E3266">
      <w:pPr>
        <w:pStyle w:val="GvdeMetni"/>
        <w:spacing w:line="276" w:lineRule="auto"/>
        <w:ind w:right="179"/>
        <w:jc w:val="both"/>
      </w:pPr>
      <w:r>
        <w:t>Overall, XAI methods are essential for enhancing the transparency, fairness, reliability, usability, and trustworthiness of AI systems. By enabling users to understand model</w:t>
      </w:r>
      <w:r>
        <w:rPr>
          <w:spacing w:val="40"/>
        </w:rPr>
        <w:t xml:space="preserve"> </w:t>
      </w:r>
      <w:r>
        <w:t>decisions, XAI supports model validation, legal compliance, and user acceptance. Explanations play a crucial role in model verification and debugging processes [38]. Table</w:t>
      </w:r>
      <w:r>
        <w:rPr>
          <w:spacing w:val="-3"/>
        </w:rPr>
        <w:t xml:space="preserve"> </w:t>
      </w:r>
      <w:r>
        <w:t>4 provides a general framework for the applied XAI methods, offering an overview of their applications [38].</w:t>
      </w:r>
    </w:p>
    <w:p w14:paraId="7085DC00" w14:textId="77777777" w:rsidR="005A2A7E" w:rsidRDefault="008E3266">
      <w:pPr>
        <w:spacing w:after="15"/>
        <w:ind w:left="247" w:right="282"/>
        <w:jc w:val="center"/>
        <w:rPr>
          <w:sz w:val="20"/>
        </w:rPr>
      </w:pPr>
      <w:r>
        <w:rPr>
          <w:sz w:val="20"/>
        </w:rPr>
        <w:t>Table</w:t>
      </w:r>
      <w:r>
        <w:rPr>
          <w:spacing w:val="-7"/>
          <w:sz w:val="20"/>
        </w:rPr>
        <w:t xml:space="preserve"> </w:t>
      </w:r>
      <w:r>
        <w:rPr>
          <w:sz w:val="20"/>
        </w:rPr>
        <w:t>4.</w:t>
      </w:r>
      <w:r>
        <w:rPr>
          <w:spacing w:val="39"/>
          <w:sz w:val="20"/>
        </w:rPr>
        <w:t xml:space="preserve"> </w:t>
      </w:r>
      <w:r>
        <w:rPr>
          <w:sz w:val="20"/>
        </w:rPr>
        <w:t>XAI</w:t>
      </w:r>
      <w:r>
        <w:rPr>
          <w:spacing w:val="-6"/>
          <w:sz w:val="20"/>
        </w:rPr>
        <w:t xml:space="preserve"> </w:t>
      </w:r>
      <w:r>
        <w:rPr>
          <w:spacing w:val="-2"/>
          <w:sz w:val="20"/>
        </w:rPr>
        <w:t>Methods</w:t>
      </w:r>
    </w:p>
    <w:tbl>
      <w:tblPr>
        <w:tblStyle w:val="TableNormal"/>
        <w:tblW w:w="0" w:type="auto"/>
        <w:tblInd w:w="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00"/>
        <w:gridCol w:w="1600"/>
        <w:gridCol w:w="1480"/>
        <w:gridCol w:w="1280"/>
        <w:gridCol w:w="940"/>
        <w:gridCol w:w="2400"/>
      </w:tblGrid>
      <w:tr w:rsidR="005A2A7E" w14:paraId="169C741A" w14:textId="77777777">
        <w:trPr>
          <w:trHeight w:val="219"/>
        </w:trPr>
        <w:tc>
          <w:tcPr>
            <w:tcW w:w="1300" w:type="dxa"/>
          </w:tcPr>
          <w:p w14:paraId="5A55DA25" w14:textId="77777777" w:rsidR="005A2A7E" w:rsidRDefault="008E3266">
            <w:pPr>
              <w:pStyle w:val="TableParagraph"/>
              <w:spacing w:before="14" w:line="186" w:lineRule="exact"/>
              <w:ind w:left="112"/>
              <w:jc w:val="left"/>
              <w:rPr>
                <w:sz w:val="18"/>
              </w:rPr>
            </w:pPr>
            <w:r>
              <w:rPr>
                <w:spacing w:val="-2"/>
                <w:sz w:val="18"/>
              </w:rPr>
              <w:t>Method</w:t>
            </w:r>
          </w:p>
        </w:tc>
        <w:tc>
          <w:tcPr>
            <w:tcW w:w="1600" w:type="dxa"/>
          </w:tcPr>
          <w:p w14:paraId="2A9E97BB" w14:textId="77777777" w:rsidR="005A2A7E" w:rsidRDefault="008E3266">
            <w:pPr>
              <w:pStyle w:val="TableParagraph"/>
              <w:spacing w:before="14" w:line="186" w:lineRule="exact"/>
              <w:ind w:left="101"/>
              <w:jc w:val="left"/>
              <w:rPr>
                <w:sz w:val="18"/>
              </w:rPr>
            </w:pPr>
            <w:r>
              <w:rPr>
                <w:sz w:val="18"/>
              </w:rPr>
              <w:t xml:space="preserve">Full </w:t>
            </w:r>
            <w:r>
              <w:rPr>
                <w:spacing w:val="-4"/>
                <w:sz w:val="18"/>
              </w:rPr>
              <w:t>Name</w:t>
            </w:r>
          </w:p>
        </w:tc>
        <w:tc>
          <w:tcPr>
            <w:tcW w:w="1480" w:type="dxa"/>
          </w:tcPr>
          <w:p w14:paraId="212FB60E" w14:textId="77777777" w:rsidR="005A2A7E" w:rsidRDefault="008E3266">
            <w:pPr>
              <w:pStyle w:val="TableParagraph"/>
              <w:spacing w:before="14" w:line="186" w:lineRule="exact"/>
              <w:ind w:left="107"/>
              <w:jc w:val="left"/>
              <w:rPr>
                <w:sz w:val="18"/>
              </w:rPr>
            </w:pPr>
            <w:r>
              <w:rPr>
                <w:spacing w:val="-4"/>
                <w:sz w:val="18"/>
              </w:rPr>
              <w:t>Type</w:t>
            </w:r>
          </w:p>
        </w:tc>
        <w:tc>
          <w:tcPr>
            <w:tcW w:w="1280" w:type="dxa"/>
          </w:tcPr>
          <w:p w14:paraId="3E67F7C0" w14:textId="77777777" w:rsidR="005A2A7E" w:rsidRDefault="008E3266">
            <w:pPr>
              <w:pStyle w:val="TableParagraph"/>
              <w:spacing w:before="14" w:line="186" w:lineRule="exact"/>
              <w:ind w:left="97"/>
              <w:jc w:val="left"/>
              <w:rPr>
                <w:sz w:val="18"/>
              </w:rPr>
            </w:pPr>
            <w:r>
              <w:rPr>
                <w:spacing w:val="-2"/>
                <w:sz w:val="18"/>
              </w:rPr>
              <w:t>Explainability</w:t>
            </w:r>
          </w:p>
        </w:tc>
        <w:tc>
          <w:tcPr>
            <w:tcW w:w="940" w:type="dxa"/>
          </w:tcPr>
          <w:p w14:paraId="35985139" w14:textId="77777777" w:rsidR="005A2A7E" w:rsidRDefault="008E3266">
            <w:pPr>
              <w:pStyle w:val="TableParagraph"/>
              <w:spacing w:before="14" w:line="186" w:lineRule="exact"/>
              <w:ind w:left="107"/>
              <w:jc w:val="left"/>
              <w:rPr>
                <w:sz w:val="18"/>
              </w:rPr>
            </w:pPr>
            <w:r>
              <w:rPr>
                <w:spacing w:val="-2"/>
                <w:sz w:val="18"/>
              </w:rPr>
              <w:t>Scope</w:t>
            </w:r>
          </w:p>
        </w:tc>
        <w:tc>
          <w:tcPr>
            <w:tcW w:w="2400" w:type="dxa"/>
          </w:tcPr>
          <w:p w14:paraId="2F70D4B2" w14:textId="77777777" w:rsidR="005A2A7E" w:rsidRDefault="008E3266">
            <w:pPr>
              <w:pStyle w:val="TableParagraph"/>
              <w:spacing w:before="14" w:line="186" w:lineRule="exact"/>
              <w:ind w:left="97"/>
              <w:jc w:val="left"/>
              <w:rPr>
                <w:sz w:val="18"/>
              </w:rPr>
            </w:pPr>
            <w:r>
              <w:rPr>
                <w:spacing w:val="-2"/>
                <w:sz w:val="18"/>
              </w:rPr>
              <w:t>Description</w:t>
            </w:r>
          </w:p>
        </w:tc>
      </w:tr>
      <w:tr w:rsidR="005A2A7E" w14:paraId="7AF9BBE4" w14:textId="77777777">
        <w:trPr>
          <w:trHeight w:val="1019"/>
        </w:trPr>
        <w:tc>
          <w:tcPr>
            <w:tcW w:w="1300" w:type="dxa"/>
          </w:tcPr>
          <w:p w14:paraId="0B1ECF35" w14:textId="77777777" w:rsidR="005A2A7E" w:rsidRDefault="008E3266">
            <w:pPr>
              <w:pStyle w:val="TableParagraph"/>
              <w:spacing w:line="203" w:lineRule="exact"/>
              <w:ind w:left="112"/>
              <w:jc w:val="left"/>
              <w:rPr>
                <w:sz w:val="18"/>
              </w:rPr>
            </w:pPr>
            <w:r>
              <w:rPr>
                <w:spacing w:val="-4"/>
                <w:sz w:val="18"/>
              </w:rPr>
              <w:t>LIME</w:t>
            </w:r>
          </w:p>
        </w:tc>
        <w:tc>
          <w:tcPr>
            <w:tcW w:w="1600" w:type="dxa"/>
          </w:tcPr>
          <w:p w14:paraId="37FFDBDA" w14:textId="77777777" w:rsidR="005A2A7E" w:rsidRDefault="008E3266">
            <w:pPr>
              <w:pStyle w:val="TableParagraph"/>
              <w:spacing w:line="240" w:lineRule="auto"/>
              <w:ind w:left="101" w:right="101"/>
              <w:jc w:val="left"/>
              <w:rPr>
                <w:sz w:val="18"/>
              </w:rPr>
            </w:pPr>
            <w:r>
              <w:rPr>
                <w:sz w:val="18"/>
              </w:rPr>
              <w:t>Local</w:t>
            </w:r>
            <w:r>
              <w:rPr>
                <w:spacing w:val="-12"/>
                <w:sz w:val="18"/>
              </w:rPr>
              <w:t xml:space="preserve"> </w:t>
            </w:r>
            <w:r>
              <w:rPr>
                <w:sz w:val="18"/>
              </w:rPr>
              <w:t xml:space="preserve">Interpretable </w:t>
            </w:r>
            <w:r>
              <w:rPr>
                <w:spacing w:val="-2"/>
                <w:sz w:val="18"/>
              </w:rPr>
              <w:t>Model-Agnostic Explanations</w:t>
            </w:r>
          </w:p>
        </w:tc>
        <w:tc>
          <w:tcPr>
            <w:tcW w:w="1480" w:type="dxa"/>
          </w:tcPr>
          <w:p w14:paraId="6DA20B7D" w14:textId="77777777" w:rsidR="005A2A7E" w:rsidRDefault="008E3266">
            <w:pPr>
              <w:pStyle w:val="TableParagraph"/>
              <w:spacing w:line="203" w:lineRule="exact"/>
              <w:ind w:left="107"/>
              <w:jc w:val="left"/>
              <w:rPr>
                <w:sz w:val="18"/>
              </w:rPr>
            </w:pPr>
            <w:r>
              <w:rPr>
                <w:sz w:val="18"/>
              </w:rPr>
              <w:t>Model-</w:t>
            </w:r>
            <w:r>
              <w:rPr>
                <w:spacing w:val="-2"/>
                <w:sz w:val="18"/>
              </w:rPr>
              <w:t>Agnostic</w:t>
            </w:r>
          </w:p>
        </w:tc>
        <w:tc>
          <w:tcPr>
            <w:tcW w:w="1280" w:type="dxa"/>
          </w:tcPr>
          <w:p w14:paraId="7C9FBDAE" w14:textId="77777777" w:rsidR="005A2A7E" w:rsidRDefault="008E3266">
            <w:pPr>
              <w:pStyle w:val="TableParagraph"/>
              <w:spacing w:line="203" w:lineRule="exact"/>
              <w:ind w:left="97"/>
              <w:jc w:val="left"/>
              <w:rPr>
                <w:sz w:val="18"/>
              </w:rPr>
            </w:pPr>
            <w:r>
              <w:rPr>
                <w:sz w:val="18"/>
              </w:rPr>
              <w:t>Post-</w:t>
            </w:r>
            <w:r>
              <w:rPr>
                <w:spacing w:val="-5"/>
                <w:sz w:val="18"/>
              </w:rPr>
              <w:t>hoc</w:t>
            </w:r>
          </w:p>
        </w:tc>
        <w:tc>
          <w:tcPr>
            <w:tcW w:w="940" w:type="dxa"/>
          </w:tcPr>
          <w:p w14:paraId="173CC568" w14:textId="77777777" w:rsidR="005A2A7E" w:rsidRDefault="008E3266">
            <w:pPr>
              <w:pStyle w:val="TableParagraph"/>
              <w:spacing w:line="203" w:lineRule="exact"/>
              <w:ind w:left="107"/>
              <w:jc w:val="left"/>
              <w:rPr>
                <w:sz w:val="18"/>
              </w:rPr>
            </w:pPr>
            <w:r>
              <w:rPr>
                <w:spacing w:val="-2"/>
                <w:sz w:val="18"/>
              </w:rPr>
              <w:t>Local</w:t>
            </w:r>
          </w:p>
        </w:tc>
        <w:tc>
          <w:tcPr>
            <w:tcW w:w="2400" w:type="dxa"/>
          </w:tcPr>
          <w:p w14:paraId="116DF0BD" w14:textId="77777777" w:rsidR="005A2A7E" w:rsidRDefault="008E3266">
            <w:pPr>
              <w:pStyle w:val="TableParagraph"/>
              <w:spacing w:line="240" w:lineRule="auto"/>
              <w:ind w:left="97"/>
              <w:jc w:val="left"/>
              <w:rPr>
                <w:sz w:val="18"/>
              </w:rPr>
            </w:pPr>
            <w:r>
              <w:rPr>
                <w:sz w:val="18"/>
              </w:rPr>
              <w:t>Provides interpretable models for individual predictions. It perturbs the input data and observes</w:t>
            </w:r>
            <w:r>
              <w:rPr>
                <w:spacing w:val="-12"/>
                <w:sz w:val="18"/>
              </w:rPr>
              <w:t xml:space="preserve"> </w:t>
            </w:r>
            <w:r>
              <w:rPr>
                <w:sz w:val="18"/>
              </w:rPr>
              <w:t>the</w:t>
            </w:r>
            <w:r>
              <w:rPr>
                <w:spacing w:val="-11"/>
                <w:sz w:val="18"/>
              </w:rPr>
              <w:t xml:space="preserve"> </w:t>
            </w:r>
            <w:r>
              <w:rPr>
                <w:sz w:val="18"/>
              </w:rPr>
              <w:t>resulting</w:t>
            </w:r>
            <w:r>
              <w:rPr>
                <w:spacing w:val="-11"/>
                <w:sz w:val="18"/>
              </w:rPr>
              <w:t xml:space="preserve"> </w:t>
            </w:r>
            <w:r>
              <w:rPr>
                <w:sz w:val="18"/>
              </w:rPr>
              <w:t>changes</w:t>
            </w:r>
          </w:p>
          <w:p w14:paraId="41B940DA" w14:textId="77777777" w:rsidR="005A2A7E" w:rsidRDefault="008E3266">
            <w:pPr>
              <w:pStyle w:val="TableParagraph"/>
              <w:spacing w:line="176" w:lineRule="exact"/>
              <w:ind w:left="97"/>
              <w:jc w:val="left"/>
              <w:rPr>
                <w:sz w:val="18"/>
              </w:rPr>
            </w:pPr>
            <w:r>
              <w:rPr>
                <w:sz w:val="18"/>
              </w:rPr>
              <w:t xml:space="preserve">in </w:t>
            </w:r>
            <w:r>
              <w:rPr>
                <w:spacing w:val="-2"/>
                <w:sz w:val="18"/>
              </w:rPr>
              <w:t>predictions.</w:t>
            </w:r>
          </w:p>
        </w:tc>
      </w:tr>
      <w:tr w:rsidR="005A2A7E" w14:paraId="7E3AC3BF" w14:textId="77777777">
        <w:trPr>
          <w:trHeight w:val="1039"/>
        </w:trPr>
        <w:tc>
          <w:tcPr>
            <w:tcW w:w="1300" w:type="dxa"/>
          </w:tcPr>
          <w:p w14:paraId="59AA0BB8" w14:textId="77777777" w:rsidR="005A2A7E" w:rsidRDefault="008E3266">
            <w:pPr>
              <w:pStyle w:val="TableParagraph"/>
              <w:spacing w:before="6" w:line="240" w:lineRule="auto"/>
              <w:ind w:left="112"/>
              <w:jc w:val="left"/>
              <w:rPr>
                <w:sz w:val="18"/>
              </w:rPr>
            </w:pPr>
            <w:r>
              <w:rPr>
                <w:spacing w:val="-4"/>
                <w:sz w:val="18"/>
              </w:rPr>
              <w:t>SHAP</w:t>
            </w:r>
          </w:p>
        </w:tc>
        <w:tc>
          <w:tcPr>
            <w:tcW w:w="1600" w:type="dxa"/>
          </w:tcPr>
          <w:p w14:paraId="6B906F47" w14:textId="77777777" w:rsidR="005A2A7E" w:rsidRDefault="008E3266">
            <w:pPr>
              <w:pStyle w:val="TableParagraph"/>
              <w:spacing w:before="6" w:line="240" w:lineRule="auto"/>
              <w:ind w:left="101" w:right="176"/>
              <w:jc w:val="left"/>
              <w:rPr>
                <w:sz w:val="18"/>
              </w:rPr>
            </w:pPr>
            <w:r>
              <w:rPr>
                <w:sz w:val="18"/>
              </w:rPr>
              <w:t>SHapley</w:t>
            </w:r>
            <w:r>
              <w:rPr>
                <w:spacing w:val="-12"/>
                <w:sz w:val="18"/>
              </w:rPr>
              <w:t xml:space="preserve"> </w:t>
            </w:r>
            <w:r>
              <w:rPr>
                <w:sz w:val="18"/>
              </w:rPr>
              <w:t xml:space="preserve">Additive </w:t>
            </w:r>
            <w:r>
              <w:rPr>
                <w:spacing w:val="-2"/>
                <w:sz w:val="18"/>
              </w:rPr>
              <w:t>Explanations</w:t>
            </w:r>
          </w:p>
        </w:tc>
        <w:tc>
          <w:tcPr>
            <w:tcW w:w="1480" w:type="dxa"/>
          </w:tcPr>
          <w:p w14:paraId="1F09E40A" w14:textId="77777777" w:rsidR="005A2A7E" w:rsidRDefault="008E3266">
            <w:pPr>
              <w:pStyle w:val="TableParagraph"/>
              <w:spacing w:before="6" w:line="240" w:lineRule="auto"/>
              <w:ind w:left="107"/>
              <w:jc w:val="left"/>
              <w:rPr>
                <w:sz w:val="18"/>
              </w:rPr>
            </w:pPr>
            <w:r>
              <w:rPr>
                <w:sz w:val="18"/>
              </w:rPr>
              <w:t>Model-</w:t>
            </w:r>
            <w:r>
              <w:rPr>
                <w:spacing w:val="-2"/>
                <w:sz w:val="18"/>
              </w:rPr>
              <w:t>Agnostic</w:t>
            </w:r>
          </w:p>
        </w:tc>
        <w:tc>
          <w:tcPr>
            <w:tcW w:w="1280" w:type="dxa"/>
          </w:tcPr>
          <w:p w14:paraId="597E2707" w14:textId="77777777" w:rsidR="005A2A7E" w:rsidRDefault="008E3266">
            <w:pPr>
              <w:pStyle w:val="TableParagraph"/>
              <w:spacing w:before="6" w:line="240" w:lineRule="auto"/>
              <w:ind w:left="97"/>
              <w:jc w:val="left"/>
              <w:rPr>
                <w:sz w:val="18"/>
              </w:rPr>
            </w:pPr>
            <w:r>
              <w:rPr>
                <w:sz w:val="18"/>
              </w:rPr>
              <w:t>Post-</w:t>
            </w:r>
            <w:r>
              <w:rPr>
                <w:spacing w:val="-5"/>
                <w:sz w:val="18"/>
              </w:rPr>
              <w:t>hoc</w:t>
            </w:r>
          </w:p>
        </w:tc>
        <w:tc>
          <w:tcPr>
            <w:tcW w:w="940" w:type="dxa"/>
          </w:tcPr>
          <w:p w14:paraId="57AC17C0" w14:textId="77777777" w:rsidR="005A2A7E" w:rsidRDefault="008E3266">
            <w:pPr>
              <w:pStyle w:val="TableParagraph"/>
              <w:spacing w:before="6" w:line="240" w:lineRule="auto"/>
              <w:ind w:left="107" w:right="315"/>
              <w:jc w:val="left"/>
              <w:rPr>
                <w:sz w:val="18"/>
              </w:rPr>
            </w:pPr>
            <w:r>
              <w:rPr>
                <w:spacing w:val="-2"/>
                <w:sz w:val="18"/>
              </w:rPr>
              <w:t>Local/ Global</w:t>
            </w:r>
          </w:p>
        </w:tc>
        <w:tc>
          <w:tcPr>
            <w:tcW w:w="2400" w:type="dxa"/>
          </w:tcPr>
          <w:p w14:paraId="00180349" w14:textId="77777777" w:rsidR="005A2A7E" w:rsidRDefault="008E3266">
            <w:pPr>
              <w:pStyle w:val="TableParagraph"/>
              <w:spacing w:before="6" w:line="240" w:lineRule="auto"/>
              <w:ind w:left="97" w:right="181"/>
              <w:jc w:val="left"/>
              <w:rPr>
                <w:sz w:val="18"/>
              </w:rPr>
            </w:pPr>
            <w:r>
              <w:rPr>
                <w:sz w:val="18"/>
              </w:rPr>
              <w:t>Uses cooperative game theory-based</w:t>
            </w:r>
            <w:r>
              <w:rPr>
                <w:spacing w:val="-12"/>
                <w:sz w:val="18"/>
              </w:rPr>
              <w:t xml:space="preserve"> </w:t>
            </w:r>
            <w:r>
              <w:rPr>
                <w:sz w:val="18"/>
              </w:rPr>
              <w:t>SHapley</w:t>
            </w:r>
            <w:r>
              <w:rPr>
                <w:spacing w:val="-11"/>
                <w:sz w:val="18"/>
              </w:rPr>
              <w:t xml:space="preserve"> </w:t>
            </w:r>
            <w:r>
              <w:rPr>
                <w:sz w:val="18"/>
              </w:rPr>
              <w:t>values to calculate and explain the</w:t>
            </w:r>
          </w:p>
          <w:p w14:paraId="3442B587" w14:textId="77777777" w:rsidR="005A2A7E" w:rsidRDefault="008E3266">
            <w:pPr>
              <w:pStyle w:val="TableParagraph"/>
              <w:spacing w:line="200" w:lineRule="atLeast"/>
              <w:ind w:left="97"/>
              <w:jc w:val="left"/>
              <w:rPr>
                <w:sz w:val="18"/>
              </w:rPr>
            </w:pPr>
            <w:r>
              <w:rPr>
                <w:sz w:val="18"/>
              </w:rPr>
              <w:t>contribution</w:t>
            </w:r>
            <w:r>
              <w:rPr>
                <w:spacing w:val="-10"/>
                <w:sz w:val="18"/>
              </w:rPr>
              <w:t xml:space="preserve"> </w:t>
            </w:r>
            <w:r>
              <w:rPr>
                <w:sz w:val="18"/>
              </w:rPr>
              <w:t>of</w:t>
            </w:r>
            <w:r>
              <w:rPr>
                <w:spacing w:val="-10"/>
                <w:sz w:val="18"/>
              </w:rPr>
              <w:t xml:space="preserve"> </w:t>
            </w:r>
            <w:r>
              <w:rPr>
                <w:sz w:val="18"/>
              </w:rPr>
              <w:t>each</w:t>
            </w:r>
            <w:r>
              <w:rPr>
                <w:spacing w:val="-10"/>
                <w:sz w:val="18"/>
              </w:rPr>
              <w:t xml:space="preserve"> </w:t>
            </w:r>
            <w:r>
              <w:rPr>
                <w:sz w:val="18"/>
              </w:rPr>
              <w:t>feature</w:t>
            </w:r>
            <w:r>
              <w:rPr>
                <w:spacing w:val="-10"/>
                <w:sz w:val="18"/>
              </w:rPr>
              <w:t xml:space="preserve"> </w:t>
            </w:r>
            <w:r>
              <w:rPr>
                <w:sz w:val="18"/>
              </w:rPr>
              <w:t xml:space="preserve">to </w:t>
            </w:r>
            <w:r>
              <w:rPr>
                <w:spacing w:val="-2"/>
                <w:sz w:val="18"/>
              </w:rPr>
              <w:t>predictions.</w:t>
            </w:r>
          </w:p>
        </w:tc>
      </w:tr>
      <w:tr w:rsidR="005A2A7E" w14:paraId="07B3FCB2" w14:textId="77777777">
        <w:trPr>
          <w:trHeight w:val="818"/>
        </w:trPr>
        <w:tc>
          <w:tcPr>
            <w:tcW w:w="1300" w:type="dxa"/>
          </w:tcPr>
          <w:p w14:paraId="2F747DB5" w14:textId="77777777" w:rsidR="005A2A7E" w:rsidRDefault="008E3266">
            <w:pPr>
              <w:pStyle w:val="TableParagraph"/>
              <w:spacing w:line="202" w:lineRule="exact"/>
              <w:ind w:left="112"/>
              <w:jc w:val="left"/>
              <w:rPr>
                <w:sz w:val="18"/>
              </w:rPr>
            </w:pPr>
            <w:r>
              <w:rPr>
                <w:spacing w:val="-2"/>
                <w:sz w:val="18"/>
              </w:rPr>
              <w:t>Anchors</w:t>
            </w:r>
          </w:p>
        </w:tc>
        <w:tc>
          <w:tcPr>
            <w:tcW w:w="1600" w:type="dxa"/>
          </w:tcPr>
          <w:p w14:paraId="2307643E" w14:textId="77777777" w:rsidR="005A2A7E" w:rsidRDefault="008E3266">
            <w:pPr>
              <w:pStyle w:val="TableParagraph"/>
              <w:spacing w:line="202" w:lineRule="exact"/>
              <w:ind w:left="101"/>
              <w:jc w:val="left"/>
              <w:rPr>
                <w:sz w:val="18"/>
              </w:rPr>
            </w:pPr>
            <w:r>
              <w:rPr>
                <w:spacing w:val="-2"/>
                <w:sz w:val="18"/>
              </w:rPr>
              <w:t>Anchors</w:t>
            </w:r>
          </w:p>
        </w:tc>
        <w:tc>
          <w:tcPr>
            <w:tcW w:w="1480" w:type="dxa"/>
          </w:tcPr>
          <w:p w14:paraId="6D9D700B" w14:textId="77777777" w:rsidR="005A2A7E" w:rsidRDefault="008E3266">
            <w:pPr>
              <w:pStyle w:val="TableParagraph"/>
              <w:spacing w:line="202" w:lineRule="exact"/>
              <w:ind w:left="107"/>
              <w:jc w:val="left"/>
              <w:rPr>
                <w:sz w:val="18"/>
              </w:rPr>
            </w:pPr>
            <w:r>
              <w:rPr>
                <w:sz w:val="18"/>
              </w:rPr>
              <w:t>Model-</w:t>
            </w:r>
            <w:r>
              <w:rPr>
                <w:spacing w:val="-2"/>
                <w:sz w:val="18"/>
              </w:rPr>
              <w:t>Agnostic</w:t>
            </w:r>
          </w:p>
        </w:tc>
        <w:tc>
          <w:tcPr>
            <w:tcW w:w="1280" w:type="dxa"/>
          </w:tcPr>
          <w:p w14:paraId="4BE047D0" w14:textId="77777777" w:rsidR="005A2A7E" w:rsidRDefault="008E3266">
            <w:pPr>
              <w:pStyle w:val="TableParagraph"/>
              <w:spacing w:line="202" w:lineRule="exact"/>
              <w:ind w:left="97"/>
              <w:jc w:val="left"/>
              <w:rPr>
                <w:sz w:val="18"/>
              </w:rPr>
            </w:pPr>
            <w:r>
              <w:rPr>
                <w:sz w:val="18"/>
              </w:rPr>
              <w:t>Post-</w:t>
            </w:r>
            <w:r>
              <w:rPr>
                <w:spacing w:val="-5"/>
                <w:sz w:val="18"/>
              </w:rPr>
              <w:t>hoc</w:t>
            </w:r>
          </w:p>
        </w:tc>
        <w:tc>
          <w:tcPr>
            <w:tcW w:w="940" w:type="dxa"/>
          </w:tcPr>
          <w:p w14:paraId="762FCD1A" w14:textId="77777777" w:rsidR="005A2A7E" w:rsidRDefault="008E3266">
            <w:pPr>
              <w:pStyle w:val="TableParagraph"/>
              <w:spacing w:line="202" w:lineRule="exact"/>
              <w:ind w:left="107"/>
              <w:jc w:val="left"/>
              <w:rPr>
                <w:sz w:val="18"/>
              </w:rPr>
            </w:pPr>
            <w:r>
              <w:rPr>
                <w:spacing w:val="-2"/>
                <w:sz w:val="18"/>
              </w:rPr>
              <w:t>Local</w:t>
            </w:r>
          </w:p>
        </w:tc>
        <w:tc>
          <w:tcPr>
            <w:tcW w:w="2400" w:type="dxa"/>
          </w:tcPr>
          <w:p w14:paraId="22DC56C8" w14:textId="77777777" w:rsidR="005A2A7E" w:rsidRDefault="008E3266">
            <w:pPr>
              <w:pStyle w:val="TableParagraph"/>
              <w:spacing w:line="240" w:lineRule="auto"/>
              <w:ind w:left="97"/>
              <w:jc w:val="left"/>
              <w:rPr>
                <w:sz w:val="18"/>
              </w:rPr>
            </w:pPr>
            <w:r>
              <w:rPr>
                <w:sz w:val="18"/>
              </w:rPr>
              <w:t>Identifies key features that influence</w:t>
            </w:r>
            <w:r>
              <w:rPr>
                <w:spacing w:val="-12"/>
                <w:sz w:val="18"/>
              </w:rPr>
              <w:t xml:space="preserve"> </w:t>
            </w:r>
            <w:r>
              <w:rPr>
                <w:sz w:val="18"/>
              </w:rPr>
              <w:t>a</w:t>
            </w:r>
            <w:r>
              <w:rPr>
                <w:spacing w:val="-11"/>
                <w:sz w:val="18"/>
              </w:rPr>
              <w:t xml:space="preserve"> </w:t>
            </w:r>
            <w:r>
              <w:rPr>
                <w:sz w:val="18"/>
              </w:rPr>
              <w:t>specific</w:t>
            </w:r>
            <w:r>
              <w:rPr>
                <w:spacing w:val="-11"/>
                <w:sz w:val="18"/>
              </w:rPr>
              <w:t xml:space="preserve"> </w:t>
            </w:r>
            <w:r>
              <w:rPr>
                <w:sz w:val="18"/>
              </w:rPr>
              <w:t>prediction by highlighting</w:t>
            </w:r>
          </w:p>
          <w:p w14:paraId="79FA058D" w14:textId="77777777" w:rsidR="005A2A7E" w:rsidRDefault="008E3266">
            <w:pPr>
              <w:pStyle w:val="TableParagraph"/>
              <w:spacing w:line="183" w:lineRule="exact"/>
              <w:ind w:left="97"/>
              <w:jc w:val="left"/>
              <w:rPr>
                <w:sz w:val="18"/>
              </w:rPr>
            </w:pPr>
            <w:r>
              <w:rPr>
                <w:sz w:val="18"/>
              </w:rPr>
              <w:t xml:space="preserve">high-sensitivity decision </w:t>
            </w:r>
            <w:r>
              <w:rPr>
                <w:spacing w:val="-2"/>
                <w:sz w:val="18"/>
              </w:rPr>
              <w:t>rules.</w:t>
            </w:r>
          </w:p>
        </w:tc>
      </w:tr>
      <w:tr w:rsidR="005A2A7E" w14:paraId="5A663DD0" w14:textId="77777777">
        <w:trPr>
          <w:trHeight w:val="620"/>
        </w:trPr>
        <w:tc>
          <w:tcPr>
            <w:tcW w:w="1300" w:type="dxa"/>
          </w:tcPr>
          <w:p w14:paraId="1EF1DF8E" w14:textId="77777777" w:rsidR="005A2A7E" w:rsidRDefault="008E3266">
            <w:pPr>
              <w:pStyle w:val="TableParagraph"/>
              <w:spacing w:line="206" w:lineRule="exact"/>
              <w:ind w:left="112"/>
              <w:jc w:val="left"/>
              <w:rPr>
                <w:sz w:val="18"/>
              </w:rPr>
            </w:pPr>
            <w:r>
              <w:rPr>
                <w:spacing w:val="-4"/>
                <w:sz w:val="18"/>
              </w:rPr>
              <w:t>LORE</w:t>
            </w:r>
          </w:p>
        </w:tc>
        <w:tc>
          <w:tcPr>
            <w:tcW w:w="1600" w:type="dxa"/>
          </w:tcPr>
          <w:p w14:paraId="401A087A" w14:textId="77777777" w:rsidR="005A2A7E" w:rsidRDefault="008E3266">
            <w:pPr>
              <w:pStyle w:val="TableParagraph"/>
              <w:spacing w:line="240" w:lineRule="auto"/>
              <w:ind w:left="101" w:right="176"/>
              <w:jc w:val="left"/>
              <w:rPr>
                <w:sz w:val="18"/>
              </w:rPr>
            </w:pPr>
            <w:r>
              <w:rPr>
                <w:sz w:val="18"/>
              </w:rPr>
              <w:t>Local</w:t>
            </w:r>
            <w:r>
              <w:rPr>
                <w:spacing w:val="-12"/>
                <w:sz w:val="18"/>
              </w:rPr>
              <w:t xml:space="preserve"> </w:t>
            </w:r>
            <w:r>
              <w:rPr>
                <w:sz w:val="18"/>
              </w:rPr>
              <w:t xml:space="preserve">Rule-Based </w:t>
            </w:r>
            <w:r>
              <w:rPr>
                <w:spacing w:val="-2"/>
                <w:sz w:val="18"/>
              </w:rPr>
              <w:t>Explanations</w:t>
            </w:r>
          </w:p>
        </w:tc>
        <w:tc>
          <w:tcPr>
            <w:tcW w:w="1480" w:type="dxa"/>
          </w:tcPr>
          <w:p w14:paraId="41C40B82" w14:textId="77777777" w:rsidR="005A2A7E" w:rsidRDefault="008E3266">
            <w:pPr>
              <w:pStyle w:val="TableParagraph"/>
              <w:spacing w:line="206" w:lineRule="exact"/>
              <w:ind w:left="107"/>
              <w:jc w:val="left"/>
              <w:rPr>
                <w:sz w:val="18"/>
              </w:rPr>
            </w:pPr>
            <w:r>
              <w:rPr>
                <w:sz w:val="18"/>
              </w:rPr>
              <w:t>Model-</w:t>
            </w:r>
            <w:r>
              <w:rPr>
                <w:spacing w:val="-2"/>
                <w:sz w:val="18"/>
              </w:rPr>
              <w:t>Agnostic</w:t>
            </w:r>
          </w:p>
        </w:tc>
        <w:tc>
          <w:tcPr>
            <w:tcW w:w="1280" w:type="dxa"/>
          </w:tcPr>
          <w:p w14:paraId="18FA563E" w14:textId="77777777" w:rsidR="005A2A7E" w:rsidRDefault="008E3266">
            <w:pPr>
              <w:pStyle w:val="TableParagraph"/>
              <w:spacing w:line="206" w:lineRule="exact"/>
              <w:ind w:left="97"/>
              <w:jc w:val="left"/>
              <w:rPr>
                <w:sz w:val="18"/>
              </w:rPr>
            </w:pPr>
            <w:r>
              <w:rPr>
                <w:sz w:val="18"/>
              </w:rPr>
              <w:t>Post-</w:t>
            </w:r>
            <w:r>
              <w:rPr>
                <w:spacing w:val="-5"/>
                <w:sz w:val="18"/>
              </w:rPr>
              <w:t>hoc</w:t>
            </w:r>
          </w:p>
        </w:tc>
        <w:tc>
          <w:tcPr>
            <w:tcW w:w="940" w:type="dxa"/>
          </w:tcPr>
          <w:p w14:paraId="56CB3E19" w14:textId="77777777" w:rsidR="005A2A7E" w:rsidRDefault="008E3266">
            <w:pPr>
              <w:pStyle w:val="TableParagraph"/>
              <w:spacing w:line="206" w:lineRule="exact"/>
              <w:ind w:left="107"/>
              <w:jc w:val="left"/>
              <w:rPr>
                <w:sz w:val="18"/>
              </w:rPr>
            </w:pPr>
            <w:r>
              <w:rPr>
                <w:spacing w:val="-2"/>
                <w:sz w:val="18"/>
              </w:rPr>
              <w:t>Local</w:t>
            </w:r>
          </w:p>
        </w:tc>
        <w:tc>
          <w:tcPr>
            <w:tcW w:w="2400" w:type="dxa"/>
          </w:tcPr>
          <w:p w14:paraId="4E1A1A0D" w14:textId="77777777" w:rsidR="005A2A7E" w:rsidRDefault="008E3266">
            <w:pPr>
              <w:pStyle w:val="TableParagraph"/>
              <w:spacing w:line="206" w:lineRule="exact"/>
              <w:ind w:left="97" w:right="53"/>
              <w:jc w:val="left"/>
              <w:rPr>
                <w:sz w:val="18"/>
              </w:rPr>
            </w:pPr>
            <w:r>
              <w:rPr>
                <w:sz w:val="18"/>
              </w:rPr>
              <w:t>Generates local explanations by</w:t>
            </w:r>
            <w:r>
              <w:rPr>
                <w:spacing w:val="-10"/>
                <w:sz w:val="18"/>
              </w:rPr>
              <w:t xml:space="preserve"> </w:t>
            </w:r>
            <w:r>
              <w:rPr>
                <w:sz w:val="18"/>
              </w:rPr>
              <w:t>constructing</w:t>
            </w:r>
            <w:r>
              <w:rPr>
                <w:spacing w:val="-10"/>
                <w:sz w:val="18"/>
              </w:rPr>
              <w:t xml:space="preserve"> </w:t>
            </w:r>
            <w:r>
              <w:rPr>
                <w:sz w:val="18"/>
              </w:rPr>
              <w:t>a</w:t>
            </w:r>
            <w:r>
              <w:rPr>
                <w:spacing w:val="-10"/>
                <w:sz w:val="18"/>
              </w:rPr>
              <w:t xml:space="preserve"> </w:t>
            </w:r>
            <w:r>
              <w:rPr>
                <w:sz w:val="18"/>
              </w:rPr>
              <w:t>decision</w:t>
            </w:r>
            <w:r>
              <w:rPr>
                <w:spacing w:val="-10"/>
                <w:sz w:val="18"/>
              </w:rPr>
              <w:t xml:space="preserve"> </w:t>
            </w:r>
            <w:r>
              <w:rPr>
                <w:sz w:val="18"/>
              </w:rPr>
              <w:t>tree based on synthetic data.</w:t>
            </w:r>
          </w:p>
        </w:tc>
      </w:tr>
    </w:tbl>
    <w:p w14:paraId="1F5E2D48" w14:textId="77777777" w:rsidR="005A2A7E" w:rsidRDefault="005A2A7E">
      <w:pPr>
        <w:pStyle w:val="TableParagraph"/>
        <w:spacing w:line="206" w:lineRule="exact"/>
        <w:jc w:val="left"/>
        <w:rPr>
          <w:sz w:val="18"/>
        </w:rPr>
        <w:sectPr w:rsidR="005A2A7E">
          <w:pgSz w:w="11920" w:h="16840"/>
          <w:pgMar w:top="1380" w:right="1275" w:bottom="1214" w:left="1275" w:header="720" w:footer="720" w:gutter="0"/>
          <w:cols w:space="720"/>
        </w:sectPr>
      </w:pPr>
    </w:p>
    <w:tbl>
      <w:tblPr>
        <w:tblStyle w:val="TableNormal"/>
        <w:tblW w:w="0" w:type="auto"/>
        <w:tblInd w:w="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00"/>
        <w:gridCol w:w="1600"/>
        <w:gridCol w:w="1480"/>
        <w:gridCol w:w="1280"/>
        <w:gridCol w:w="940"/>
        <w:gridCol w:w="2400"/>
      </w:tblGrid>
      <w:tr w:rsidR="005A2A7E" w14:paraId="4CCA643C" w14:textId="77777777">
        <w:trPr>
          <w:trHeight w:val="1019"/>
        </w:trPr>
        <w:tc>
          <w:tcPr>
            <w:tcW w:w="1300" w:type="dxa"/>
          </w:tcPr>
          <w:p w14:paraId="7AFBD907" w14:textId="77777777" w:rsidR="005A2A7E" w:rsidRDefault="008E3266">
            <w:pPr>
              <w:pStyle w:val="TableParagraph"/>
              <w:spacing w:line="202" w:lineRule="exact"/>
              <w:ind w:left="112"/>
              <w:jc w:val="left"/>
              <w:rPr>
                <w:sz w:val="18"/>
              </w:rPr>
            </w:pPr>
            <w:r>
              <w:rPr>
                <w:sz w:val="18"/>
              </w:rPr>
              <w:t>GRAD-</w:t>
            </w:r>
            <w:r>
              <w:rPr>
                <w:spacing w:val="-5"/>
                <w:sz w:val="18"/>
              </w:rPr>
              <w:t>CAM</w:t>
            </w:r>
          </w:p>
        </w:tc>
        <w:tc>
          <w:tcPr>
            <w:tcW w:w="1600" w:type="dxa"/>
          </w:tcPr>
          <w:p w14:paraId="2AC1D263" w14:textId="77777777" w:rsidR="005A2A7E" w:rsidRDefault="008E3266">
            <w:pPr>
              <w:pStyle w:val="TableParagraph"/>
              <w:spacing w:line="240" w:lineRule="auto"/>
              <w:ind w:left="101"/>
              <w:jc w:val="left"/>
              <w:rPr>
                <w:sz w:val="18"/>
              </w:rPr>
            </w:pPr>
            <w:r>
              <w:rPr>
                <w:spacing w:val="-2"/>
                <w:sz w:val="18"/>
              </w:rPr>
              <w:t xml:space="preserve">Gradient-weighted </w:t>
            </w:r>
            <w:r>
              <w:rPr>
                <w:sz w:val="18"/>
              </w:rPr>
              <w:t xml:space="preserve">Class Activation </w:t>
            </w:r>
            <w:r>
              <w:rPr>
                <w:spacing w:val="-2"/>
                <w:sz w:val="18"/>
              </w:rPr>
              <w:t>Mapping</w:t>
            </w:r>
          </w:p>
        </w:tc>
        <w:tc>
          <w:tcPr>
            <w:tcW w:w="1480" w:type="dxa"/>
          </w:tcPr>
          <w:p w14:paraId="68B0E891" w14:textId="77777777" w:rsidR="005A2A7E" w:rsidRDefault="008E3266">
            <w:pPr>
              <w:pStyle w:val="TableParagraph"/>
              <w:spacing w:line="202" w:lineRule="exact"/>
              <w:ind w:left="107"/>
              <w:jc w:val="left"/>
              <w:rPr>
                <w:sz w:val="18"/>
              </w:rPr>
            </w:pPr>
            <w:r>
              <w:rPr>
                <w:sz w:val="18"/>
              </w:rPr>
              <w:t>Model-</w:t>
            </w:r>
            <w:r>
              <w:rPr>
                <w:spacing w:val="-2"/>
                <w:sz w:val="18"/>
              </w:rPr>
              <w:t>Specific</w:t>
            </w:r>
          </w:p>
        </w:tc>
        <w:tc>
          <w:tcPr>
            <w:tcW w:w="1280" w:type="dxa"/>
          </w:tcPr>
          <w:p w14:paraId="65D70340" w14:textId="77777777" w:rsidR="005A2A7E" w:rsidRDefault="008E3266">
            <w:pPr>
              <w:pStyle w:val="TableParagraph"/>
              <w:spacing w:line="202" w:lineRule="exact"/>
              <w:ind w:left="97"/>
              <w:jc w:val="left"/>
              <w:rPr>
                <w:sz w:val="18"/>
              </w:rPr>
            </w:pPr>
            <w:r>
              <w:rPr>
                <w:sz w:val="18"/>
              </w:rPr>
              <w:t>Post-</w:t>
            </w:r>
            <w:r>
              <w:rPr>
                <w:spacing w:val="-5"/>
                <w:sz w:val="18"/>
              </w:rPr>
              <w:t>hoc</w:t>
            </w:r>
          </w:p>
        </w:tc>
        <w:tc>
          <w:tcPr>
            <w:tcW w:w="940" w:type="dxa"/>
          </w:tcPr>
          <w:p w14:paraId="04A4A2C4" w14:textId="77777777" w:rsidR="005A2A7E" w:rsidRDefault="008E3266">
            <w:pPr>
              <w:pStyle w:val="TableParagraph"/>
              <w:spacing w:line="202" w:lineRule="exact"/>
              <w:ind w:left="107"/>
              <w:jc w:val="left"/>
              <w:rPr>
                <w:sz w:val="18"/>
              </w:rPr>
            </w:pPr>
            <w:r>
              <w:rPr>
                <w:spacing w:val="-2"/>
                <w:sz w:val="18"/>
              </w:rPr>
              <w:t>Local</w:t>
            </w:r>
          </w:p>
        </w:tc>
        <w:tc>
          <w:tcPr>
            <w:tcW w:w="2400" w:type="dxa"/>
          </w:tcPr>
          <w:p w14:paraId="3B04FDFD" w14:textId="77777777" w:rsidR="005A2A7E" w:rsidRDefault="008E3266">
            <w:pPr>
              <w:pStyle w:val="TableParagraph"/>
              <w:spacing w:line="240" w:lineRule="auto"/>
              <w:ind w:left="97" w:right="138"/>
              <w:jc w:val="left"/>
              <w:rPr>
                <w:sz w:val="18"/>
              </w:rPr>
            </w:pPr>
            <w:r>
              <w:rPr>
                <w:sz w:val="18"/>
              </w:rPr>
              <w:t>Creates class-specific heatmaps to visualize the most</w:t>
            </w:r>
            <w:r>
              <w:rPr>
                <w:spacing w:val="-10"/>
                <w:sz w:val="18"/>
              </w:rPr>
              <w:t xml:space="preserve"> </w:t>
            </w:r>
            <w:r>
              <w:rPr>
                <w:sz w:val="18"/>
              </w:rPr>
              <w:t>influential</w:t>
            </w:r>
            <w:r>
              <w:rPr>
                <w:spacing w:val="-10"/>
                <w:sz w:val="18"/>
              </w:rPr>
              <w:t xml:space="preserve"> </w:t>
            </w:r>
            <w:r>
              <w:rPr>
                <w:sz w:val="18"/>
              </w:rPr>
              <w:t>regions</w:t>
            </w:r>
            <w:r>
              <w:rPr>
                <w:spacing w:val="-10"/>
                <w:sz w:val="18"/>
              </w:rPr>
              <w:t xml:space="preserve"> </w:t>
            </w:r>
            <w:r>
              <w:rPr>
                <w:sz w:val="18"/>
              </w:rPr>
              <w:t>in</w:t>
            </w:r>
            <w:r>
              <w:rPr>
                <w:spacing w:val="-10"/>
                <w:sz w:val="18"/>
              </w:rPr>
              <w:t xml:space="preserve"> </w:t>
            </w:r>
            <w:r>
              <w:rPr>
                <w:sz w:val="18"/>
              </w:rPr>
              <w:t>an image for the model’ s</w:t>
            </w:r>
          </w:p>
          <w:p w14:paraId="4990A302" w14:textId="77777777" w:rsidR="005A2A7E" w:rsidRDefault="008E3266">
            <w:pPr>
              <w:pStyle w:val="TableParagraph"/>
              <w:spacing w:line="177" w:lineRule="exact"/>
              <w:ind w:left="97"/>
              <w:jc w:val="left"/>
              <w:rPr>
                <w:sz w:val="18"/>
              </w:rPr>
            </w:pPr>
            <w:r>
              <w:rPr>
                <w:spacing w:val="-2"/>
                <w:sz w:val="18"/>
              </w:rPr>
              <w:t>prediction.</w:t>
            </w:r>
          </w:p>
        </w:tc>
      </w:tr>
      <w:tr w:rsidR="005A2A7E" w14:paraId="03874A01" w14:textId="77777777">
        <w:trPr>
          <w:trHeight w:val="1019"/>
        </w:trPr>
        <w:tc>
          <w:tcPr>
            <w:tcW w:w="1300" w:type="dxa"/>
          </w:tcPr>
          <w:p w14:paraId="0B7429D7" w14:textId="77777777" w:rsidR="005A2A7E" w:rsidRDefault="008E3266">
            <w:pPr>
              <w:pStyle w:val="TableParagraph"/>
              <w:spacing w:before="5" w:line="240" w:lineRule="auto"/>
              <w:ind w:left="112"/>
              <w:jc w:val="left"/>
              <w:rPr>
                <w:sz w:val="18"/>
              </w:rPr>
            </w:pPr>
            <w:r>
              <w:rPr>
                <w:spacing w:val="-5"/>
                <w:sz w:val="18"/>
              </w:rPr>
              <w:t>CEM</w:t>
            </w:r>
          </w:p>
        </w:tc>
        <w:tc>
          <w:tcPr>
            <w:tcW w:w="1600" w:type="dxa"/>
          </w:tcPr>
          <w:p w14:paraId="0275E0FF" w14:textId="77777777" w:rsidR="005A2A7E" w:rsidRDefault="008E3266">
            <w:pPr>
              <w:pStyle w:val="TableParagraph"/>
              <w:spacing w:before="5" w:line="240" w:lineRule="auto"/>
              <w:ind w:left="101" w:right="606"/>
              <w:jc w:val="both"/>
              <w:rPr>
                <w:sz w:val="18"/>
              </w:rPr>
            </w:pPr>
            <w:r>
              <w:rPr>
                <w:spacing w:val="-2"/>
                <w:sz w:val="18"/>
              </w:rPr>
              <w:t>Contrastive Explanation Method</w:t>
            </w:r>
          </w:p>
        </w:tc>
        <w:tc>
          <w:tcPr>
            <w:tcW w:w="1480" w:type="dxa"/>
          </w:tcPr>
          <w:p w14:paraId="7F45397A" w14:textId="77777777" w:rsidR="005A2A7E" w:rsidRDefault="008E3266">
            <w:pPr>
              <w:pStyle w:val="TableParagraph"/>
              <w:spacing w:before="5" w:line="240" w:lineRule="auto"/>
              <w:ind w:left="107"/>
              <w:jc w:val="left"/>
              <w:rPr>
                <w:sz w:val="18"/>
              </w:rPr>
            </w:pPr>
            <w:r>
              <w:rPr>
                <w:sz w:val="18"/>
              </w:rPr>
              <w:t>Model-</w:t>
            </w:r>
            <w:r>
              <w:rPr>
                <w:spacing w:val="-2"/>
                <w:sz w:val="18"/>
              </w:rPr>
              <w:t>Agnostic</w:t>
            </w:r>
          </w:p>
        </w:tc>
        <w:tc>
          <w:tcPr>
            <w:tcW w:w="1280" w:type="dxa"/>
          </w:tcPr>
          <w:p w14:paraId="1DBAE8EC" w14:textId="77777777" w:rsidR="005A2A7E" w:rsidRDefault="008E3266">
            <w:pPr>
              <w:pStyle w:val="TableParagraph"/>
              <w:spacing w:before="5" w:line="240" w:lineRule="auto"/>
              <w:ind w:left="97"/>
              <w:jc w:val="left"/>
              <w:rPr>
                <w:sz w:val="18"/>
              </w:rPr>
            </w:pPr>
            <w:r>
              <w:rPr>
                <w:sz w:val="18"/>
              </w:rPr>
              <w:t>Post-</w:t>
            </w:r>
            <w:r>
              <w:rPr>
                <w:spacing w:val="-5"/>
                <w:sz w:val="18"/>
              </w:rPr>
              <w:t>hoc</w:t>
            </w:r>
          </w:p>
        </w:tc>
        <w:tc>
          <w:tcPr>
            <w:tcW w:w="940" w:type="dxa"/>
          </w:tcPr>
          <w:p w14:paraId="268669D9" w14:textId="77777777" w:rsidR="005A2A7E" w:rsidRDefault="008E3266">
            <w:pPr>
              <w:pStyle w:val="TableParagraph"/>
              <w:spacing w:before="5" w:line="240" w:lineRule="auto"/>
              <w:ind w:left="107"/>
              <w:jc w:val="left"/>
              <w:rPr>
                <w:sz w:val="18"/>
              </w:rPr>
            </w:pPr>
            <w:r>
              <w:rPr>
                <w:spacing w:val="-2"/>
                <w:sz w:val="18"/>
              </w:rPr>
              <w:t>Local</w:t>
            </w:r>
          </w:p>
        </w:tc>
        <w:tc>
          <w:tcPr>
            <w:tcW w:w="2400" w:type="dxa"/>
          </w:tcPr>
          <w:p w14:paraId="0D976195" w14:textId="77777777" w:rsidR="005A2A7E" w:rsidRDefault="008E3266">
            <w:pPr>
              <w:pStyle w:val="TableParagraph"/>
              <w:spacing w:line="200" w:lineRule="atLeast"/>
              <w:ind w:left="97"/>
              <w:jc w:val="left"/>
              <w:rPr>
                <w:sz w:val="18"/>
              </w:rPr>
            </w:pPr>
            <w:r>
              <w:rPr>
                <w:sz w:val="18"/>
              </w:rPr>
              <w:t>Identifies the most critical features</w:t>
            </w:r>
            <w:r>
              <w:rPr>
                <w:spacing w:val="-10"/>
                <w:sz w:val="18"/>
              </w:rPr>
              <w:t xml:space="preserve"> </w:t>
            </w:r>
            <w:r>
              <w:rPr>
                <w:sz w:val="18"/>
              </w:rPr>
              <w:t>for</w:t>
            </w:r>
            <w:r>
              <w:rPr>
                <w:spacing w:val="-10"/>
                <w:sz w:val="18"/>
              </w:rPr>
              <w:t xml:space="preserve"> </w:t>
            </w:r>
            <w:r>
              <w:rPr>
                <w:sz w:val="18"/>
              </w:rPr>
              <w:t>a</w:t>
            </w:r>
            <w:r>
              <w:rPr>
                <w:spacing w:val="-10"/>
                <w:sz w:val="18"/>
              </w:rPr>
              <w:t xml:space="preserve"> </w:t>
            </w:r>
            <w:r>
              <w:rPr>
                <w:sz w:val="18"/>
              </w:rPr>
              <w:t>given</w:t>
            </w:r>
            <w:r>
              <w:rPr>
                <w:spacing w:val="-10"/>
                <w:sz w:val="18"/>
              </w:rPr>
              <w:t xml:space="preserve"> </w:t>
            </w:r>
            <w:r>
              <w:rPr>
                <w:sz w:val="18"/>
              </w:rPr>
              <w:t>prediction and</w:t>
            </w:r>
            <w:r>
              <w:rPr>
                <w:spacing w:val="-5"/>
                <w:sz w:val="18"/>
              </w:rPr>
              <w:t xml:space="preserve"> </w:t>
            </w:r>
            <w:r>
              <w:rPr>
                <w:sz w:val="18"/>
              </w:rPr>
              <w:t>emphasizes</w:t>
            </w:r>
            <w:r>
              <w:rPr>
                <w:spacing w:val="-5"/>
                <w:sz w:val="18"/>
              </w:rPr>
              <w:t xml:space="preserve"> </w:t>
            </w:r>
            <w:r>
              <w:rPr>
                <w:sz w:val="18"/>
              </w:rPr>
              <w:t>the</w:t>
            </w:r>
            <w:r>
              <w:rPr>
                <w:spacing w:val="-5"/>
                <w:sz w:val="18"/>
              </w:rPr>
              <w:t xml:space="preserve"> </w:t>
            </w:r>
            <w:r>
              <w:rPr>
                <w:sz w:val="18"/>
              </w:rPr>
              <w:t>minimum changes required to alter the prediction</w:t>
            </w:r>
            <w:r>
              <w:rPr>
                <w:spacing w:val="-4"/>
                <w:sz w:val="18"/>
              </w:rPr>
              <w:t xml:space="preserve"> </w:t>
            </w:r>
            <w:r>
              <w:rPr>
                <w:sz w:val="18"/>
              </w:rPr>
              <w:t>to</w:t>
            </w:r>
            <w:r>
              <w:rPr>
                <w:spacing w:val="-4"/>
                <w:sz w:val="18"/>
              </w:rPr>
              <w:t xml:space="preserve"> </w:t>
            </w:r>
            <w:r>
              <w:rPr>
                <w:sz w:val="18"/>
              </w:rPr>
              <w:t>a</w:t>
            </w:r>
            <w:r>
              <w:rPr>
                <w:spacing w:val="-4"/>
                <w:sz w:val="18"/>
              </w:rPr>
              <w:t xml:space="preserve"> </w:t>
            </w:r>
            <w:r>
              <w:rPr>
                <w:sz w:val="18"/>
              </w:rPr>
              <w:t>different</w:t>
            </w:r>
            <w:r>
              <w:rPr>
                <w:spacing w:val="-4"/>
                <w:sz w:val="18"/>
              </w:rPr>
              <w:t xml:space="preserve"> </w:t>
            </w:r>
            <w:r>
              <w:rPr>
                <w:sz w:val="18"/>
              </w:rPr>
              <w:t>class.</w:t>
            </w:r>
          </w:p>
        </w:tc>
      </w:tr>
    </w:tbl>
    <w:p w14:paraId="782EB6AA" w14:textId="77777777" w:rsidR="005A2A7E" w:rsidRDefault="005A2A7E">
      <w:pPr>
        <w:pStyle w:val="GvdeMetni"/>
        <w:spacing w:before="106"/>
        <w:ind w:left="0"/>
      </w:pPr>
    </w:p>
    <w:p w14:paraId="3322A1B4" w14:textId="77777777" w:rsidR="005A2A7E" w:rsidRDefault="008E3266">
      <w:pPr>
        <w:pStyle w:val="GvdeMetni"/>
        <w:spacing w:line="276" w:lineRule="auto"/>
        <w:ind w:right="181"/>
        <w:jc w:val="both"/>
      </w:pPr>
      <w:r>
        <w:t xml:space="preserve">In this study, Logistic Regression, </w:t>
      </w:r>
      <w:del w:id="278" w:author="Dekan" w:date="2025-02-10T02:22:00Z">
        <w:r w:rsidDel="00F16766">
          <w:delText>K-Nearest Neighbors (</w:delText>
        </w:r>
      </w:del>
      <w:del w:id="279" w:author="Dekan" w:date="2025-02-10T02:24:00Z">
        <w:r w:rsidDel="00F16766">
          <w:delText>KNN</w:delText>
        </w:r>
      </w:del>
      <w:ins w:id="280" w:author="Dekan" w:date="2025-02-10T02:24:00Z">
        <w:r w:rsidR="00F16766">
          <w:t>KNN</w:t>
        </w:r>
      </w:ins>
      <w:del w:id="281" w:author="Dekan" w:date="2025-02-10T02:22:00Z">
        <w:r w:rsidDel="00F16766">
          <w:delText>)</w:delText>
        </w:r>
      </w:del>
      <w:r>
        <w:t xml:space="preserve">, </w:t>
      </w:r>
      <w:del w:id="282" w:author="Dekan" w:date="2025-02-10T02:25:00Z">
        <w:r w:rsidDel="00F16766">
          <w:delText>Support Vector Machine (</w:delText>
        </w:r>
      </w:del>
      <w:r>
        <w:t>SVM</w:t>
      </w:r>
      <w:del w:id="283" w:author="Dekan" w:date="2025-02-10T02:25:00Z">
        <w:r w:rsidDel="00F16766">
          <w:delText>)</w:delText>
        </w:r>
      </w:del>
      <w:r>
        <w:t>, Decision Tree, Random Forest Classifier, Gradient Boosting Classifier, Gaussian Naïve Bayes Classifier, XGBoost, and</w:t>
      </w:r>
      <w:ins w:id="284" w:author="Dekan" w:date="2025-02-10T01:53:00Z">
        <w:r>
          <w:t xml:space="preserve"> </w:t>
        </w:r>
      </w:ins>
      <w:del w:id="285" w:author="Dekan" w:date="2025-02-10T01:53:00Z">
        <w:r w:rsidDel="008E3266">
          <w:delText xml:space="preserve"> Multilayer Perceptron (</w:delText>
        </w:r>
      </w:del>
      <w:r>
        <w:t>MLP</w:t>
      </w:r>
      <w:del w:id="286" w:author="Dekan" w:date="2025-02-10T01:54:00Z">
        <w:r w:rsidDel="008E3266">
          <w:delText>)</w:delText>
        </w:r>
      </w:del>
      <w:r>
        <w:t xml:space="preserve"> algorithms were tested on the datasets of UNSW-NB15, NSL-KDD, CICIDS2017, CIRA-CIC-DoHBrw2020, and CICIoT2023 for solving IDS problems. The outputs were evaluated using XAI approaches. The overall framework used in this study is presented in Figure 1.</w:t>
      </w:r>
    </w:p>
    <w:p w14:paraId="52A2394D" w14:textId="77777777" w:rsidR="005A2A7E" w:rsidRDefault="008E3266">
      <w:pPr>
        <w:pStyle w:val="GvdeMetni"/>
        <w:spacing w:before="126"/>
        <w:ind w:left="0"/>
        <w:rPr>
          <w:sz w:val="20"/>
        </w:rPr>
      </w:pPr>
      <w:r>
        <w:rPr>
          <w:noProof/>
          <w:sz w:val="20"/>
        </w:rPr>
        <w:drawing>
          <wp:anchor distT="0" distB="0" distL="0" distR="0" simplePos="0" relativeHeight="251657216" behindDoc="1" locked="0" layoutInCell="1" allowOverlap="1" wp14:anchorId="2EE20A73" wp14:editId="30B7BB10">
            <wp:simplePos x="0" y="0"/>
            <wp:positionH relativeFrom="page">
              <wp:posOffset>918845</wp:posOffset>
            </wp:positionH>
            <wp:positionV relativeFrom="paragraph">
              <wp:posOffset>241407</wp:posOffset>
            </wp:positionV>
            <wp:extent cx="5804979" cy="202558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804979" cy="2025586"/>
                    </a:xfrm>
                    <a:prstGeom prst="rect">
                      <a:avLst/>
                    </a:prstGeom>
                  </pic:spPr>
                </pic:pic>
              </a:graphicData>
            </a:graphic>
          </wp:anchor>
        </w:drawing>
      </w:r>
    </w:p>
    <w:p w14:paraId="347D20AE" w14:textId="77777777" w:rsidR="005A2A7E" w:rsidRDefault="008E3266">
      <w:pPr>
        <w:pStyle w:val="GvdeMetni"/>
        <w:spacing w:before="124"/>
        <w:ind w:firstLine="81"/>
        <w:jc w:val="both"/>
      </w:pPr>
      <w:r>
        <w:t xml:space="preserve">Figure 1. Integration of Machine Learning and XAI Methods in Intrusion Detection </w:t>
      </w:r>
      <w:r>
        <w:rPr>
          <w:spacing w:val="-2"/>
        </w:rPr>
        <w:t>Systems</w:t>
      </w:r>
    </w:p>
    <w:p w14:paraId="3F5B87A8" w14:textId="77777777" w:rsidR="005A2A7E" w:rsidRDefault="005A2A7E">
      <w:pPr>
        <w:pStyle w:val="GvdeMetni"/>
        <w:spacing w:before="5"/>
        <w:ind w:left="0"/>
      </w:pPr>
    </w:p>
    <w:p w14:paraId="357006B5" w14:textId="77777777" w:rsidR="005A2A7E" w:rsidRDefault="008E3266">
      <w:pPr>
        <w:pStyle w:val="GvdeMetni"/>
        <w:spacing w:line="276" w:lineRule="auto"/>
        <w:ind w:right="185"/>
        <w:jc w:val="both"/>
      </w:pPr>
      <w:r>
        <w:t>According to the general framework process presented</w:t>
      </w:r>
      <w:r>
        <w:rPr>
          <w:spacing w:val="-3"/>
        </w:rPr>
        <w:t xml:space="preserve"> </w:t>
      </w:r>
      <w:r>
        <w:t>in</w:t>
      </w:r>
      <w:r>
        <w:rPr>
          <w:spacing w:val="-3"/>
        </w:rPr>
        <w:t xml:space="preserve"> </w:t>
      </w:r>
      <w:r>
        <w:t>Figure</w:t>
      </w:r>
      <w:r>
        <w:rPr>
          <w:spacing w:val="-3"/>
        </w:rPr>
        <w:t xml:space="preserve"> </w:t>
      </w:r>
      <w:r>
        <w:t>1,</w:t>
      </w:r>
      <w:r>
        <w:rPr>
          <w:spacing w:val="-3"/>
        </w:rPr>
        <w:t xml:space="preserve"> </w:t>
      </w:r>
      <w:r>
        <w:t>the</w:t>
      </w:r>
      <w:r>
        <w:rPr>
          <w:spacing w:val="-3"/>
        </w:rPr>
        <w:t xml:space="preserve"> </w:t>
      </w:r>
      <w:r>
        <w:t>workflow</w:t>
      </w:r>
      <w:r>
        <w:rPr>
          <w:spacing w:val="-3"/>
        </w:rPr>
        <w:t xml:space="preserve"> </w:t>
      </w:r>
      <w:r>
        <w:t>begins</w:t>
      </w:r>
      <w:r>
        <w:rPr>
          <w:spacing w:val="-3"/>
        </w:rPr>
        <w:t xml:space="preserve"> </w:t>
      </w:r>
      <w:r>
        <w:t>with loading the dataset, followed by preprocessing steps such as feature selection and normalization. Subsequently, various machine learning models are trained, and their performance is evaluated using accuracy, precision, recall, and F1-score metrics. To</w:t>
      </w:r>
      <w:r>
        <w:rPr>
          <w:spacing w:val="-6"/>
        </w:rPr>
        <w:t xml:space="preserve"> </w:t>
      </w:r>
      <w:r>
        <w:t>enhance interpretability, XAI methods such as SHAP and LIME are applied to explain model</w:t>
      </w:r>
      <w:r>
        <w:rPr>
          <w:spacing w:val="40"/>
        </w:rPr>
        <w:t xml:space="preserve"> </w:t>
      </w:r>
      <w:r>
        <w:t>decisions and identify the most important features.</w:t>
      </w:r>
    </w:p>
    <w:p w14:paraId="25BE1CF4" w14:textId="77777777" w:rsidR="005A2A7E" w:rsidRDefault="008E3266">
      <w:pPr>
        <w:pStyle w:val="Balk1"/>
        <w:numPr>
          <w:ilvl w:val="0"/>
          <w:numId w:val="4"/>
        </w:numPr>
        <w:tabs>
          <w:tab w:val="left" w:pos="381"/>
        </w:tabs>
        <w:ind w:left="381"/>
      </w:pPr>
      <w:r>
        <w:t xml:space="preserve">Experimental </w:t>
      </w:r>
      <w:r>
        <w:rPr>
          <w:spacing w:val="-2"/>
        </w:rPr>
        <w:t>Studies</w:t>
      </w:r>
    </w:p>
    <w:p w14:paraId="09699642" w14:textId="77777777" w:rsidR="005A2A7E" w:rsidDel="00C17414" w:rsidRDefault="008E3266">
      <w:pPr>
        <w:pStyle w:val="GvdeMetni"/>
        <w:spacing w:before="241" w:line="276" w:lineRule="auto"/>
        <w:ind w:right="182"/>
        <w:jc w:val="both"/>
        <w:rPr>
          <w:del w:id="287" w:author="Dekan" w:date="2025-02-10T02:06:00Z"/>
        </w:rPr>
      </w:pPr>
      <w:r>
        <w:t>This section presents the results for experimental studies conducted on Intrusion Detection System (IDS) problems using various datasets and machine learning methods. The experiments</w:t>
      </w:r>
      <w:r>
        <w:rPr>
          <w:spacing w:val="40"/>
        </w:rPr>
        <w:t xml:space="preserve">  </w:t>
      </w:r>
      <w:r>
        <w:t>were</w:t>
      </w:r>
      <w:r>
        <w:rPr>
          <w:spacing w:val="40"/>
        </w:rPr>
        <w:t xml:space="preserve">  </w:t>
      </w:r>
      <w:r>
        <w:t>performed</w:t>
      </w:r>
      <w:r>
        <w:rPr>
          <w:spacing w:val="40"/>
        </w:rPr>
        <w:t xml:space="preserve">  </w:t>
      </w:r>
      <w:r>
        <w:t>on</w:t>
      </w:r>
      <w:r>
        <w:rPr>
          <w:spacing w:val="40"/>
        </w:rPr>
        <w:t xml:space="preserve">  </w:t>
      </w:r>
      <w:r>
        <w:t>the</w:t>
      </w:r>
      <w:r>
        <w:rPr>
          <w:spacing w:val="40"/>
        </w:rPr>
        <w:t xml:space="preserve">  </w:t>
      </w:r>
      <w:r>
        <w:t>UNSW-NB15,</w:t>
      </w:r>
      <w:r>
        <w:rPr>
          <w:spacing w:val="40"/>
        </w:rPr>
        <w:t xml:space="preserve">  </w:t>
      </w:r>
      <w:r>
        <w:t>NSL-KDD,</w:t>
      </w:r>
      <w:r>
        <w:rPr>
          <w:spacing w:val="40"/>
        </w:rPr>
        <w:t xml:space="preserve">  </w:t>
      </w:r>
      <w:r>
        <w:t xml:space="preserve">CICIDS2017, CIRA-CIC-DoHBrw2020, and CICIoT2023 datasets, utilizing different machine learning algorithms such as Logistic Regression, </w:t>
      </w:r>
      <w:del w:id="288" w:author="Dekan" w:date="2025-02-10T02:23:00Z">
        <w:r w:rsidDel="00F16766">
          <w:delText>K-Nearest Neighbors (</w:delText>
        </w:r>
      </w:del>
      <w:del w:id="289" w:author="Dekan" w:date="2025-02-10T02:24:00Z">
        <w:r w:rsidDel="00F16766">
          <w:delText>KNN</w:delText>
        </w:r>
      </w:del>
      <w:ins w:id="290" w:author="Dekan" w:date="2025-02-10T02:24:00Z">
        <w:r w:rsidR="00F16766">
          <w:t>KNN</w:t>
        </w:r>
      </w:ins>
      <w:del w:id="291" w:author="Dekan" w:date="2025-02-10T02:23:00Z">
        <w:r w:rsidDel="00F16766">
          <w:delText>)</w:delText>
        </w:r>
      </w:del>
      <w:r>
        <w:t xml:space="preserve">, </w:t>
      </w:r>
      <w:del w:id="292" w:author="Dekan" w:date="2025-02-10T02:26:00Z">
        <w:r w:rsidDel="00F16766">
          <w:delText>Support Vector Machine (</w:delText>
        </w:r>
      </w:del>
      <w:r>
        <w:t>SVM</w:t>
      </w:r>
      <w:del w:id="293" w:author="Dekan" w:date="2025-02-10T02:26:00Z">
        <w:r w:rsidDel="00F16766">
          <w:delText>)</w:delText>
        </w:r>
      </w:del>
      <w:r>
        <w:t>, D</w:t>
      </w:r>
      <w:ins w:id="294" w:author="Dekan" w:date="2025-02-10T02:31:00Z">
        <w:r w:rsidR="00F16766">
          <w:t>T</w:t>
        </w:r>
      </w:ins>
      <w:del w:id="295" w:author="Dekan" w:date="2025-02-10T02:31:00Z">
        <w:r w:rsidDel="00F16766">
          <w:delText>ecision Tree</w:delText>
        </w:r>
      </w:del>
      <w:r>
        <w:t>, R</w:t>
      </w:r>
      <w:ins w:id="296" w:author="Dekan" w:date="2025-02-10T02:31:00Z">
        <w:r w:rsidR="00F16766">
          <w:t>F</w:t>
        </w:r>
      </w:ins>
      <w:del w:id="297" w:author="Dekan" w:date="2025-02-10T02:31:00Z">
        <w:r w:rsidDel="00F16766">
          <w:delText>andom Forest</w:delText>
        </w:r>
      </w:del>
      <w:r>
        <w:t xml:space="preserve"> Classifier, G</w:t>
      </w:r>
      <w:ins w:id="298" w:author="Dekan" w:date="2025-02-10T02:31:00Z">
        <w:r w:rsidR="00F16766">
          <w:t>B</w:t>
        </w:r>
      </w:ins>
      <w:del w:id="299" w:author="Dekan" w:date="2025-02-10T02:31:00Z">
        <w:r w:rsidDel="00F16766">
          <w:delText>radient Boosting</w:delText>
        </w:r>
      </w:del>
      <w:r>
        <w:t xml:space="preserve"> Classifier, Gaussian Naïve Bayes Classifier, XGBoost, and </w:t>
      </w:r>
      <w:del w:id="300" w:author="Dekan" w:date="2025-02-10T01:54:00Z">
        <w:r w:rsidDel="008E3266">
          <w:delText>Multilayer Perceptron (MLP)</w:delText>
        </w:r>
      </w:del>
      <w:ins w:id="301" w:author="Dekan" w:date="2025-02-10T01:54:00Z">
        <w:r>
          <w:t>MLP</w:t>
        </w:r>
      </w:ins>
      <w:r>
        <w:t>. Additionally, the</w:t>
      </w:r>
      <w:r>
        <w:rPr>
          <w:spacing w:val="45"/>
        </w:rPr>
        <w:t xml:space="preserve"> </w:t>
      </w:r>
      <w:r>
        <w:t>interpretability</w:t>
      </w:r>
      <w:r>
        <w:rPr>
          <w:spacing w:val="45"/>
        </w:rPr>
        <w:t xml:space="preserve"> </w:t>
      </w:r>
      <w:r>
        <w:t>of</w:t>
      </w:r>
      <w:ins w:id="302" w:author="Dekan" w:date="2025-02-10T02:07:00Z">
        <w:r w:rsidR="00C17414">
          <w:rPr>
            <w:spacing w:val="45"/>
          </w:rPr>
          <w:t xml:space="preserve"> </w:t>
        </w:r>
      </w:ins>
      <w:del w:id="303" w:author="Dekan" w:date="2025-02-10T02:07:00Z">
        <w:r w:rsidDel="00C17414">
          <w:rPr>
            <w:spacing w:val="45"/>
          </w:rPr>
          <w:delText xml:space="preserve"> </w:delText>
        </w:r>
      </w:del>
      <w:r>
        <w:t>these</w:t>
      </w:r>
      <w:r>
        <w:rPr>
          <w:spacing w:val="45"/>
        </w:rPr>
        <w:t xml:space="preserve"> </w:t>
      </w:r>
      <w:r>
        <w:t>models</w:t>
      </w:r>
      <w:r>
        <w:rPr>
          <w:spacing w:val="45"/>
        </w:rPr>
        <w:t xml:space="preserve"> </w:t>
      </w:r>
      <w:r>
        <w:t>was</w:t>
      </w:r>
      <w:r>
        <w:rPr>
          <w:spacing w:val="45"/>
        </w:rPr>
        <w:t xml:space="preserve"> </w:t>
      </w:r>
      <w:r>
        <w:t>analyzed</w:t>
      </w:r>
      <w:r>
        <w:rPr>
          <w:spacing w:val="45"/>
        </w:rPr>
        <w:t xml:space="preserve"> </w:t>
      </w:r>
      <w:r>
        <w:t>using</w:t>
      </w:r>
      <w:r>
        <w:rPr>
          <w:spacing w:val="45"/>
        </w:rPr>
        <w:t xml:space="preserve"> </w:t>
      </w:r>
      <w:r>
        <w:t>XAI</w:t>
      </w:r>
      <w:r>
        <w:rPr>
          <w:spacing w:val="45"/>
        </w:rPr>
        <w:t xml:space="preserve"> </w:t>
      </w:r>
      <w:r>
        <w:t>methods</w:t>
      </w:r>
      <w:r>
        <w:rPr>
          <w:spacing w:val="45"/>
        </w:rPr>
        <w:t xml:space="preserve"> </w:t>
      </w:r>
      <w:r>
        <w:t>such</w:t>
      </w:r>
      <w:r>
        <w:rPr>
          <w:spacing w:val="45"/>
        </w:rPr>
        <w:t xml:space="preserve"> </w:t>
      </w:r>
      <w:r>
        <w:t>as</w:t>
      </w:r>
      <w:r>
        <w:rPr>
          <w:spacing w:val="45"/>
        </w:rPr>
        <w:t xml:space="preserve"> </w:t>
      </w:r>
      <w:r>
        <w:t>SHAP</w:t>
      </w:r>
      <w:r>
        <w:rPr>
          <w:spacing w:val="30"/>
        </w:rPr>
        <w:t xml:space="preserve"> </w:t>
      </w:r>
      <w:r>
        <w:rPr>
          <w:spacing w:val="-5"/>
        </w:rPr>
        <w:t>an</w:t>
      </w:r>
      <w:ins w:id="304" w:author="Dekan" w:date="2025-02-10T02:06:00Z">
        <w:r w:rsidR="00C17414">
          <w:rPr>
            <w:spacing w:val="-5"/>
          </w:rPr>
          <w:t xml:space="preserve">d </w:t>
        </w:r>
      </w:ins>
      <w:del w:id="305" w:author="Dekan" w:date="2025-02-10T02:06:00Z">
        <w:r w:rsidDel="00C17414">
          <w:rPr>
            <w:spacing w:val="-5"/>
          </w:rPr>
          <w:delText>d</w:delText>
        </w:r>
      </w:del>
    </w:p>
    <w:p w14:paraId="32B61EBF" w14:textId="77777777" w:rsidR="005A2A7E" w:rsidDel="00C17414" w:rsidRDefault="005A2A7E">
      <w:pPr>
        <w:pStyle w:val="GvdeMetni"/>
        <w:spacing w:before="241" w:line="276" w:lineRule="auto"/>
        <w:ind w:right="182"/>
        <w:jc w:val="both"/>
        <w:rPr>
          <w:del w:id="306" w:author="Dekan" w:date="2025-02-10T02:06:00Z"/>
        </w:rPr>
        <w:sectPr w:rsidR="005A2A7E" w:rsidDel="00C17414">
          <w:type w:val="continuous"/>
          <w:pgSz w:w="11920" w:h="16840"/>
          <w:pgMar w:top="1420" w:right="1275" w:bottom="280" w:left="1275" w:header="720" w:footer="720" w:gutter="0"/>
          <w:cols w:space="720"/>
        </w:sectPr>
        <w:pPrChange w:id="307" w:author="Dekan" w:date="2025-02-10T02:06:00Z">
          <w:pPr>
            <w:pStyle w:val="GvdeMetni"/>
            <w:spacing w:line="276" w:lineRule="auto"/>
            <w:jc w:val="both"/>
          </w:pPr>
        </w:pPrChange>
      </w:pPr>
    </w:p>
    <w:p w14:paraId="0FC644C8" w14:textId="77777777" w:rsidR="005A2A7E" w:rsidRDefault="008E3266">
      <w:pPr>
        <w:pStyle w:val="GvdeMetni"/>
        <w:spacing w:before="60" w:line="276" w:lineRule="auto"/>
        <w:ind w:left="0" w:right="184"/>
        <w:jc w:val="both"/>
        <w:pPrChange w:id="308" w:author="Dekan" w:date="2025-02-10T02:06:00Z">
          <w:pPr>
            <w:pStyle w:val="GvdeMetni"/>
            <w:spacing w:before="60" w:line="276" w:lineRule="auto"/>
            <w:ind w:right="184"/>
            <w:jc w:val="both"/>
          </w:pPr>
        </w:pPrChange>
      </w:pPr>
      <w:r>
        <w:t xml:space="preserve">LIME. First, experiments were conducted on the UNSW-NB15 dataset, where Logistic Regression, </w:t>
      </w:r>
      <w:del w:id="309" w:author="Dekan" w:date="2025-02-10T02:24:00Z">
        <w:r w:rsidDel="00F16766">
          <w:delText>KNN</w:delText>
        </w:r>
      </w:del>
      <w:ins w:id="310" w:author="Dekan" w:date="2025-02-10T02:24:00Z">
        <w:r w:rsidR="00F16766">
          <w:t>KNN</w:t>
        </w:r>
      </w:ins>
      <w:r>
        <w:t xml:space="preserve">, </w:t>
      </w:r>
      <w:del w:id="311" w:author="Dekan" w:date="2025-02-10T02:26:00Z">
        <w:r w:rsidDel="00F16766">
          <w:delText>Support Vector Machine (</w:delText>
        </w:r>
      </w:del>
      <w:r>
        <w:t>SVM</w:t>
      </w:r>
      <w:del w:id="312" w:author="Dekan" w:date="2025-02-10T02:26:00Z">
        <w:r w:rsidDel="00F16766">
          <w:delText>)</w:delText>
        </w:r>
      </w:del>
      <w:r>
        <w:t xml:space="preserve">, </w:t>
      </w:r>
      <w:del w:id="313" w:author="Dekan" w:date="2025-02-10T02:32:00Z">
        <w:r w:rsidDel="00493143">
          <w:delText>Decision Tree,</w:delText>
        </w:r>
        <w:r w:rsidDel="00493143">
          <w:rPr>
            <w:spacing w:val="-6"/>
          </w:rPr>
          <w:delText xml:space="preserve"> </w:delText>
        </w:r>
        <w:r w:rsidDel="00493143">
          <w:delText>Random</w:delText>
        </w:r>
        <w:r w:rsidDel="00493143">
          <w:rPr>
            <w:spacing w:val="-6"/>
          </w:rPr>
          <w:delText xml:space="preserve"> </w:delText>
        </w:r>
        <w:r w:rsidDel="00493143">
          <w:delText>Forest,</w:delText>
        </w:r>
        <w:r w:rsidDel="00493143">
          <w:rPr>
            <w:spacing w:val="-6"/>
          </w:rPr>
          <w:delText xml:space="preserve"> </w:delText>
        </w:r>
        <w:r w:rsidDel="00493143">
          <w:delText xml:space="preserve">Gradient Boosting </w:delText>
        </w:r>
      </w:del>
      <w:ins w:id="314" w:author="Dekan" w:date="2025-02-10T02:32:00Z">
        <w:r w:rsidR="00493143">
          <w:t xml:space="preserve">DT, RF, GB </w:t>
        </w:r>
      </w:ins>
      <w:r>
        <w:t xml:space="preserve">Classifier, Gaussian Naïve Bayes Classifier, XGBoost, and </w:t>
      </w:r>
      <w:del w:id="315" w:author="Dekan" w:date="2025-02-10T01:54:00Z">
        <w:r w:rsidDel="008E3266">
          <w:delText>Multilayer Perceptron (MLP)</w:delText>
        </w:r>
      </w:del>
      <w:ins w:id="316" w:author="Dekan" w:date="2025-02-10T01:54:00Z">
        <w:r>
          <w:t>MLP</w:t>
        </w:r>
      </w:ins>
      <w:r>
        <w:rPr>
          <w:spacing w:val="40"/>
        </w:rPr>
        <w:t xml:space="preserve"> </w:t>
      </w:r>
      <w:r>
        <w:t>were</w:t>
      </w:r>
      <w:r>
        <w:rPr>
          <w:spacing w:val="40"/>
        </w:rPr>
        <w:t xml:space="preserve"> </w:t>
      </w:r>
      <w:r>
        <w:t>tested.</w:t>
      </w:r>
      <w:r>
        <w:rPr>
          <w:spacing w:val="40"/>
        </w:rPr>
        <w:t xml:space="preserve"> </w:t>
      </w:r>
      <w:r>
        <w:t>The models were evaluated based on Accuracy, Recall, Precision, and F1-score metrics. The results obtained are presented in Table 5.</w:t>
      </w:r>
    </w:p>
    <w:p w14:paraId="44495365" w14:textId="77777777" w:rsidR="005A2A7E" w:rsidRDefault="005A2A7E">
      <w:pPr>
        <w:pStyle w:val="GvdeMetni"/>
        <w:spacing w:before="41"/>
        <w:ind w:left="0"/>
      </w:pPr>
    </w:p>
    <w:p w14:paraId="4C112002" w14:textId="77777777" w:rsidR="005A2A7E" w:rsidRDefault="008E3266">
      <w:pPr>
        <w:spacing w:after="26"/>
        <w:ind w:left="1995"/>
        <w:rPr>
          <w:sz w:val="20"/>
        </w:rPr>
      </w:pPr>
      <w:r>
        <w:rPr>
          <w:sz w:val="20"/>
        </w:rPr>
        <w:t>Table</w:t>
      </w:r>
      <w:r>
        <w:rPr>
          <w:spacing w:val="-12"/>
          <w:sz w:val="20"/>
        </w:rPr>
        <w:t xml:space="preserve"> </w:t>
      </w:r>
      <w:r>
        <w:rPr>
          <w:sz w:val="20"/>
        </w:rPr>
        <w:t>5.</w:t>
      </w:r>
      <w:r>
        <w:rPr>
          <w:spacing w:val="-9"/>
          <w:sz w:val="20"/>
        </w:rPr>
        <w:t xml:space="preserve"> </w:t>
      </w:r>
      <w:r>
        <w:rPr>
          <w:sz w:val="20"/>
        </w:rPr>
        <w:t>Results</w:t>
      </w:r>
      <w:r>
        <w:rPr>
          <w:spacing w:val="-9"/>
          <w:sz w:val="20"/>
        </w:rPr>
        <w:t xml:space="preserve"> </w:t>
      </w:r>
      <w:r>
        <w:rPr>
          <w:sz w:val="20"/>
        </w:rPr>
        <w:t>for</w:t>
      </w:r>
      <w:r>
        <w:rPr>
          <w:spacing w:val="-9"/>
          <w:sz w:val="20"/>
        </w:rPr>
        <w:t xml:space="preserve"> </w:t>
      </w:r>
      <w:r>
        <w:rPr>
          <w:sz w:val="20"/>
        </w:rPr>
        <w:t>Experiments</w:t>
      </w:r>
      <w:r>
        <w:rPr>
          <w:spacing w:val="-9"/>
          <w:sz w:val="20"/>
        </w:rPr>
        <w:t xml:space="preserve"> </w:t>
      </w:r>
      <w:r>
        <w:rPr>
          <w:sz w:val="20"/>
        </w:rPr>
        <w:t>Conducted</w:t>
      </w:r>
      <w:r>
        <w:rPr>
          <w:spacing w:val="-9"/>
          <w:sz w:val="20"/>
        </w:rPr>
        <w:t xml:space="preserve"> </w:t>
      </w:r>
      <w:r>
        <w:rPr>
          <w:sz w:val="20"/>
        </w:rPr>
        <w:t>on</w:t>
      </w:r>
      <w:r>
        <w:rPr>
          <w:spacing w:val="-9"/>
          <w:sz w:val="20"/>
        </w:rPr>
        <w:t xml:space="preserve"> </w:t>
      </w:r>
      <w:r>
        <w:rPr>
          <w:sz w:val="20"/>
        </w:rPr>
        <w:t>UNSW-NB15</w:t>
      </w:r>
      <w:r>
        <w:rPr>
          <w:spacing w:val="-9"/>
          <w:sz w:val="20"/>
        </w:rPr>
        <w:t xml:space="preserve"> </w:t>
      </w:r>
      <w:r>
        <w:rPr>
          <w:spacing w:val="-2"/>
          <w:sz w:val="20"/>
        </w:rPr>
        <w:t>Dataset</w:t>
      </w:r>
    </w:p>
    <w:tbl>
      <w:tblPr>
        <w:tblStyle w:val="TableNormal"/>
        <w:tblW w:w="0" w:type="auto"/>
        <w:tblInd w:w="1025" w:type="dxa"/>
        <w:tblBorders>
          <w:top w:val="single" w:sz="8" w:space="0" w:color="BEBEBE"/>
          <w:left w:val="single" w:sz="8" w:space="0" w:color="BEBEBE"/>
          <w:bottom w:val="single" w:sz="8" w:space="0" w:color="BEBEBE"/>
          <w:right w:val="single" w:sz="8" w:space="0" w:color="BEBEBE"/>
          <w:insideH w:val="single" w:sz="8" w:space="0" w:color="BEBEBE"/>
          <w:insideV w:val="single" w:sz="8" w:space="0" w:color="BEBEBE"/>
        </w:tblBorders>
        <w:tblLayout w:type="fixed"/>
        <w:tblLook w:val="01E0" w:firstRow="1" w:lastRow="1" w:firstColumn="1" w:lastColumn="1" w:noHBand="0" w:noVBand="0"/>
      </w:tblPr>
      <w:tblGrid>
        <w:gridCol w:w="2960"/>
        <w:gridCol w:w="1140"/>
        <w:gridCol w:w="1140"/>
        <w:gridCol w:w="860"/>
        <w:gridCol w:w="1200"/>
      </w:tblGrid>
      <w:tr w:rsidR="005A2A7E" w14:paraId="4336B944" w14:textId="77777777">
        <w:trPr>
          <w:trHeight w:val="219"/>
        </w:trPr>
        <w:tc>
          <w:tcPr>
            <w:tcW w:w="2960" w:type="dxa"/>
          </w:tcPr>
          <w:p w14:paraId="4805D028" w14:textId="77777777" w:rsidR="005A2A7E" w:rsidRDefault="008E3266">
            <w:pPr>
              <w:pStyle w:val="TableParagraph"/>
              <w:spacing w:before="3" w:line="196" w:lineRule="exact"/>
              <w:ind w:left="101"/>
              <w:jc w:val="left"/>
              <w:rPr>
                <w:b/>
                <w:sz w:val="20"/>
              </w:rPr>
            </w:pPr>
            <w:r>
              <w:rPr>
                <w:b/>
                <w:spacing w:val="-2"/>
                <w:sz w:val="20"/>
              </w:rPr>
              <w:t>Algorithms</w:t>
            </w:r>
          </w:p>
        </w:tc>
        <w:tc>
          <w:tcPr>
            <w:tcW w:w="1140" w:type="dxa"/>
          </w:tcPr>
          <w:p w14:paraId="220F69CC" w14:textId="77777777" w:rsidR="005A2A7E" w:rsidRDefault="008E3266">
            <w:pPr>
              <w:pStyle w:val="TableParagraph"/>
              <w:spacing w:before="3" w:line="196" w:lineRule="exact"/>
              <w:ind w:left="34" w:right="117"/>
              <w:rPr>
                <w:b/>
                <w:sz w:val="20"/>
              </w:rPr>
            </w:pPr>
            <w:r>
              <w:rPr>
                <w:b/>
                <w:spacing w:val="-2"/>
                <w:sz w:val="20"/>
              </w:rPr>
              <w:t>Accuracy</w:t>
            </w:r>
          </w:p>
        </w:tc>
        <w:tc>
          <w:tcPr>
            <w:tcW w:w="1140" w:type="dxa"/>
          </w:tcPr>
          <w:p w14:paraId="445A73BA" w14:textId="77777777" w:rsidR="005A2A7E" w:rsidRDefault="008E3266">
            <w:pPr>
              <w:pStyle w:val="TableParagraph"/>
              <w:spacing w:before="3" w:line="196" w:lineRule="exact"/>
              <w:ind w:left="112"/>
              <w:jc w:val="left"/>
              <w:rPr>
                <w:b/>
                <w:sz w:val="20"/>
              </w:rPr>
            </w:pPr>
            <w:r>
              <w:rPr>
                <w:b/>
                <w:spacing w:val="-2"/>
                <w:sz w:val="20"/>
              </w:rPr>
              <w:t>Precision</w:t>
            </w:r>
          </w:p>
        </w:tc>
        <w:tc>
          <w:tcPr>
            <w:tcW w:w="860" w:type="dxa"/>
          </w:tcPr>
          <w:p w14:paraId="5D167E63" w14:textId="77777777" w:rsidR="005A2A7E" w:rsidRDefault="008E3266">
            <w:pPr>
              <w:pStyle w:val="TableParagraph"/>
              <w:spacing w:before="3" w:line="196" w:lineRule="exact"/>
              <w:ind w:left="0" w:right="193"/>
              <w:jc w:val="right"/>
              <w:rPr>
                <w:b/>
                <w:sz w:val="20"/>
              </w:rPr>
            </w:pPr>
            <w:r>
              <w:rPr>
                <w:b/>
                <w:spacing w:val="-2"/>
                <w:sz w:val="20"/>
              </w:rPr>
              <w:t>Recall</w:t>
            </w:r>
          </w:p>
        </w:tc>
        <w:tc>
          <w:tcPr>
            <w:tcW w:w="1200" w:type="dxa"/>
          </w:tcPr>
          <w:p w14:paraId="42FB714F" w14:textId="77777777" w:rsidR="005A2A7E" w:rsidRDefault="008E3266">
            <w:pPr>
              <w:pStyle w:val="TableParagraph"/>
              <w:spacing w:before="3" w:line="196" w:lineRule="exact"/>
              <w:ind w:left="0" w:right="341"/>
              <w:jc w:val="right"/>
              <w:rPr>
                <w:b/>
                <w:sz w:val="20"/>
              </w:rPr>
            </w:pPr>
            <w:r>
              <w:rPr>
                <w:b/>
                <w:spacing w:val="-2"/>
                <w:sz w:val="20"/>
              </w:rPr>
              <w:t>F1-score</w:t>
            </w:r>
          </w:p>
        </w:tc>
      </w:tr>
      <w:tr w:rsidR="005A2A7E" w14:paraId="3F3EE1FE" w14:textId="77777777">
        <w:trPr>
          <w:trHeight w:val="220"/>
        </w:trPr>
        <w:tc>
          <w:tcPr>
            <w:tcW w:w="2960" w:type="dxa"/>
          </w:tcPr>
          <w:p w14:paraId="256E502E" w14:textId="77777777" w:rsidR="005A2A7E" w:rsidRDefault="008E3266">
            <w:pPr>
              <w:pStyle w:val="TableParagraph"/>
              <w:spacing w:before="8" w:line="191" w:lineRule="exact"/>
              <w:ind w:left="101"/>
              <w:jc w:val="left"/>
              <w:rPr>
                <w:sz w:val="20"/>
              </w:rPr>
            </w:pPr>
            <w:r>
              <w:rPr>
                <w:sz w:val="20"/>
              </w:rPr>
              <w:t>Logistic</w:t>
            </w:r>
            <w:r>
              <w:rPr>
                <w:spacing w:val="-8"/>
                <w:sz w:val="20"/>
              </w:rPr>
              <w:t xml:space="preserve"> </w:t>
            </w:r>
            <w:r>
              <w:rPr>
                <w:spacing w:val="-2"/>
                <w:sz w:val="20"/>
              </w:rPr>
              <w:t>Regression</w:t>
            </w:r>
          </w:p>
        </w:tc>
        <w:tc>
          <w:tcPr>
            <w:tcW w:w="1140" w:type="dxa"/>
          </w:tcPr>
          <w:p w14:paraId="1406AC76" w14:textId="77777777" w:rsidR="005A2A7E" w:rsidRDefault="008E3266">
            <w:pPr>
              <w:pStyle w:val="TableParagraph"/>
              <w:spacing w:before="8" w:line="191" w:lineRule="exact"/>
              <w:ind w:left="34"/>
              <w:rPr>
                <w:sz w:val="20"/>
              </w:rPr>
            </w:pPr>
            <w:r>
              <w:rPr>
                <w:spacing w:val="-4"/>
                <w:sz w:val="20"/>
              </w:rPr>
              <w:t>0.92</w:t>
            </w:r>
          </w:p>
        </w:tc>
        <w:tc>
          <w:tcPr>
            <w:tcW w:w="1140" w:type="dxa"/>
          </w:tcPr>
          <w:p w14:paraId="5F12E3BC" w14:textId="77777777" w:rsidR="005A2A7E" w:rsidRDefault="008E3266">
            <w:pPr>
              <w:pStyle w:val="TableParagraph"/>
              <w:spacing w:before="8" w:line="191" w:lineRule="exact"/>
              <w:ind w:left="402"/>
              <w:jc w:val="left"/>
              <w:rPr>
                <w:sz w:val="20"/>
              </w:rPr>
            </w:pPr>
            <w:r>
              <w:rPr>
                <w:spacing w:val="-4"/>
                <w:sz w:val="20"/>
              </w:rPr>
              <w:t>0.92</w:t>
            </w:r>
          </w:p>
        </w:tc>
        <w:tc>
          <w:tcPr>
            <w:tcW w:w="860" w:type="dxa"/>
          </w:tcPr>
          <w:p w14:paraId="72B79E54" w14:textId="77777777" w:rsidR="005A2A7E" w:rsidRDefault="008E3266">
            <w:pPr>
              <w:pStyle w:val="TableParagraph"/>
              <w:spacing w:before="8" w:line="191" w:lineRule="exact"/>
              <w:ind w:left="0" w:right="228"/>
              <w:jc w:val="right"/>
              <w:rPr>
                <w:sz w:val="20"/>
              </w:rPr>
            </w:pPr>
            <w:r>
              <w:rPr>
                <w:spacing w:val="-4"/>
                <w:sz w:val="20"/>
              </w:rPr>
              <w:t>0.92</w:t>
            </w:r>
          </w:p>
        </w:tc>
        <w:tc>
          <w:tcPr>
            <w:tcW w:w="1200" w:type="dxa"/>
          </w:tcPr>
          <w:p w14:paraId="0941E019" w14:textId="77777777" w:rsidR="005A2A7E" w:rsidRDefault="008E3266">
            <w:pPr>
              <w:pStyle w:val="TableParagraph"/>
              <w:spacing w:before="8" w:line="191" w:lineRule="exact"/>
              <w:ind w:left="0" w:right="401"/>
              <w:jc w:val="right"/>
              <w:rPr>
                <w:sz w:val="20"/>
              </w:rPr>
            </w:pPr>
            <w:r>
              <w:rPr>
                <w:spacing w:val="-4"/>
                <w:sz w:val="20"/>
              </w:rPr>
              <w:t>0.92</w:t>
            </w:r>
          </w:p>
        </w:tc>
      </w:tr>
      <w:tr w:rsidR="005A2A7E" w14:paraId="47076807" w14:textId="77777777">
        <w:trPr>
          <w:trHeight w:val="239"/>
        </w:trPr>
        <w:tc>
          <w:tcPr>
            <w:tcW w:w="2960" w:type="dxa"/>
          </w:tcPr>
          <w:p w14:paraId="6A70AEFA" w14:textId="77777777" w:rsidR="005A2A7E" w:rsidRDefault="008E3266">
            <w:pPr>
              <w:pStyle w:val="TableParagraph"/>
              <w:spacing w:before="13" w:line="206" w:lineRule="exact"/>
              <w:ind w:left="101"/>
              <w:jc w:val="left"/>
              <w:rPr>
                <w:sz w:val="20"/>
              </w:rPr>
            </w:pPr>
            <w:del w:id="317" w:author="Dekan" w:date="2025-02-10T02:24:00Z">
              <w:r w:rsidDel="00F16766">
                <w:rPr>
                  <w:spacing w:val="-5"/>
                  <w:sz w:val="20"/>
                </w:rPr>
                <w:delText>KNN</w:delText>
              </w:r>
            </w:del>
            <w:ins w:id="318" w:author="Dekan" w:date="2025-02-10T02:24:00Z">
              <w:r w:rsidR="00F16766">
                <w:rPr>
                  <w:spacing w:val="-5"/>
                  <w:sz w:val="20"/>
                </w:rPr>
                <w:t>KNN</w:t>
              </w:r>
            </w:ins>
          </w:p>
        </w:tc>
        <w:tc>
          <w:tcPr>
            <w:tcW w:w="1140" w:type="dxa"/>
          </w:tcPr>
          <w:p w14:paraId="7FF5A7A0" w14:textId="77777777" w:rsidR="005A2A7E" w:rsidRDefault="008E3266">
            <w:pPr>
              <w:pStyle w:val="TableParagraph"/>
              <w:spacing w:before="13" w:line="206" w:lineRule="exact"/>
              <w:ind w:left="34"/>
              <w:rPr>
                <w:sz w:val="20"/>
              </w:rPr>
            </w:pPr>
            <w:r>
              <w:rPr>
                <w:spacing w:val="-4"/>
                <w:sz w:val="20"/>
              </w:rPr>
              <w:t>0.95</w:t>
            </w:r>
          </w:p>
        </w:tc>
        <w:tc>
          <w:tcPr>
            <w:tcW w:w="1140" w:type="dxa"/>
          </w:tcPr>
          <w:p w14:paraId="0E2C9A2B" w14:textId="77777777" w:rsidR="005A2A7E" w:rsidRDefault="008E3266">
            <w:pPr>
              <w:pStyle w:val="TableParagraph"/>
              <w:spacing w:before="13" w:line="206" w:lineRule="exact"/>
              <w:ind w:left="402"/>
              <w:jc w:val="left"/>
              <w:rPr>
                <w:sz w:val="20"/>
              </w:rPr>
            </w:pPr>
            <w:r>
              <w:rPr>
                <w:spacing w:val="-4"/>
                <w:sz w:val="20"/>
              </w:rPr>
              <w:t>0.95</w:t>
            </w:r>
          </w:p>
        </w:tc>
        <w:tc>
          <w:tcPr>
            <w:tcW w:w="860" w:type="dxa"/>
          </w:tcPr>
          <w:p w14:paraId="60230C75" w14:textId="77777777" w:rsidR="005A2A7E" w:rsidRDefault="008E3266">
            <w:pPr>
              <w:pStyle w:val="TableParagraph"/>
              <w:spacing w:before="13" w:line="206" w:lineRule="exact"/>
              <w:ind w:left="0" w:right="228"/>
              <w:jc w:val="right"/>
              <w:rPr>
                <w:sz w:val="20"/>
              </w:rPr>
            </w:pPr>
            <w:r>
              <w:rPr>
                <w:spacing w:val="-4"/>
                <w:sz w:val="20"/>
              </w:rPr>
              <w:t>0.95</w:t>
            </w:r>
          </w:p>
        </w:tc>
        <w:tc>
          <w:tcPr>
            <w:tcW w:w="1200" w:type="dxa"/>
          </w:tcPr>
          <w:p w14:paraId="3BA1BE1E" w14:textId="77777777" w:rsidR="005A2A7E" w:rsidRDefault="008E3266">
            <w:pPr>
              <w:pStyle w:val="TableParagraph"/>
              <w:spacing w:before="13" w:line="206" w:lineRule="exact"/>
              <w:ind w:left="0" w:right="401"/>
              <w:jc w:val="right"/>
              <w:rPr>
                <w:sz w:val="20"/>
              </w:rPr>
            </w:pPr>
            <w:r>
              <w:rPr>
                <w:spacing w:val="-4"/>
                <w:sz w:val="20"/>
              </w:rPr>
              <w:t>0.95</w:t>
            </w:r>
          </w:p>
        </w:tc>
      </w:tr>
      <w:tr w:rsidR="005A2A7E" w14:paraId="4933E84A" w14:textId="77777777">
        <w:trPr>
          <w:trHeight w:val="220"/>
        </w:trPr>
        <w:tc>
          <w:tcPr>
            <w:tcW w:w="2960" w:type="dxa"/>
          </w:tcPr>
          <w:p w14:paraId="022EBA4D" w14:textId="77777777" w:rsidR="005A2A7E" w:rsidRDefault="008E3266">
            <w:pPr>
              <w:pStyle w:val="TableParagraph"/>
              <w:ind w:left="101"/>
              <w:jc w:val="left"/>
              <w:rPr>
                <w:sz w:val="20"/>
              </w:rPr>
            </w:pPr>
            <w:r>
              <w:rPr>
                <w:spacing w:val="-5"/>
                <w:sz w:val="20"/>
              </w:rPr>
              <w:t>SVM</w:t>
            </w:r>
          </w:p>
        </w:tc>
        <w:tc>
          <w:tcPr>
            <w:tcW w:w="1140" w:type="dxa"/>
          </w:tcPr>
          <w:p w14:paraId="55ADC2B6" w14:textId="77777777" w:rsidR="005A2A7E" w:rsidRDefault="008E3266">
            <w:pPr>
              <w:pStyle w:val="TableParagraph"/>
              <w:ind w:left="34"/>
              <w:rPr>
                <w:sz w:val="20"/>
              </w:rPr>
            </w:pPr>
            <w:r>
              <w:rPr>
                <w:spacing w:val="-4"/>
                <w:sz w:val="20"/>
              </w:rPr>
              <w:t>0.94</w:t>
            </w:r>
          </w:p>
        </w:tc>
        <w:tc>
          <w:tcPr>
            <w:tcW w:w="1140" w:type="dxa"/>
          </w:tcPr>
          <w:p w14:paraId="06139671" w14:textId="77777777" w:rsidR="005A2A7E" w:rsidRDefault="008E3266">
            <w:pPr>
              <w:pStyle w:val="TableParagraph"/>
              <w:ind w:left="402"/>
              <w:jc w:val="left"/>
              <w:rPr>
                <w:sz w:val="20"/>
              </w:rPr>
            </w:pPr>
            <w:r>
              <w:rPr>
                <w:spacing w:val="-4"/>
                <w:sz w:val="20"/>
              </w:rPr>
              <w:t>0.94</w:t>
            </w:r>
          </w:p>
        </w:tc>
        <w:tc>
          <w:tcPr>
            <w:tcW w:w="860" w:type="dxa"/>
          </w:tcPr>
          <w:p w14:paraId="387F1AC2" w14:textId="77777777" w:rsidR="005A2A7E" w:rsidRDefault="008E3266">
            <w:pPr>
              <w:pStyle w:val="TableParagraph"/>
              <w:ind w:left="0" w:right="228"/>
              <w:jc w:val="right"/>
              <w:rPr>
                <w:sz w:val="20"/>
              </w:rPr>
            </w:pPr>
            <w:r>
              <w:rPr>
                <w:spacing w:val="-4"/>
                <w:sz w:val="20"/>
              </w:rPr>
              <w:t>0.94</w:t>
            </w:r>
          </w:p>
        </w:tc>
        <w:tc>
          <w:tcPr>
            <w:tcW w:w="1200" w:type="dxa"/>
          </w:tcPr>
          <w:p w14:paraId="7F3256AB" w14:textId="77777777" w:rsidR="005A2A7E" w:rsidRDefault="008E3266">
            <w:pPr>
              <w:pStyle w:val="TableParagraph"/>
              <w:ind w:left="0" w:right="401"/>
              <w:jc w:val="right"/>
              <w:rPr>
                <w:sz w:val="20"/>
              </w:rPr>
            </w:pPr>
            <w:r>
              <w:rPr>
                <w:spacing w:val="-4"/>
                <w:sz w:val="20"/>
              </w:rPr>
              <w:t>0.94</w:t>
            </w:r>
          </w:p>
        </w:tc>
      </w:tr>
      <w:tr w:rsidR="005A2A7E" w14:paraId="0D6E02F9" w14:textId="77777777">
        <w:trPr>
          <w:trHeight w:val="220"/>
        </w:trPr>
        <w:tc>
          <w:tcPr>
            <w:tcW w:w="2960" w:type="dxa"/>
          </w:tcPr>
          <w:p w14:paraId="6763369F" w14:textId="77777777" w:rsidR="005A2A7E" w:rsidRDefault="008E3266">
            <w:pPr>
              <w:pStyle w:val="TableParagraph"/>
              <w:spacing w:before="3" w:line="196" w:lineRule="exact"/>
              <w:ind w:left="101"/>
              <w:jc w:val="left"/>
              <w:rPr>
                <w:sz w:val="20"/>
              </w:rPr>
            </w:pPr>
            <w:r>
              <w:rPr>
                <w:sz w:val="20"/>
              </w:rPr>
              <w:t>Decision</w:t>
            </w:r>
            <w:r>
              <w:rPr>
                <w:spacing w:val="-8"/>
                <w:sz w:val="20"/>
              </w:rPr>
              <w:t xml:space="preserve"> </w:t>
            </w:r>
            <w:r>
              <w:rPr>
                <w:spacing w:val="-4"/>
                <w:sz w:val="20"/>
              </w:rPr>
              <w:t>Tree</w:t>
            </w:r>
          </w:p>
        </w:tc>
        <w:tc>
          <w:tcPr>
            <w:tcW w:w="1140" w:type="dxa"/>
          </w:tcPr>
          <w:p w14:paraId="64336680" w14:textId="77777777" w:rsidR="005A2A7E" w:rsidRDefault="008E3266">
            <w:pPr>
              <w:pStyle w:val="TableParagraph"/>
              <w:spacing w:before="3" w:line="196" w:lineRule="exact"/>
              <w:ind w:left="34"/>
              <w:rPr>
                <w:sz w:val="20"/>
              </w:rPr>
            </w:pPr>
            <w:r>
              <w:rPr>
                <w:spacing w:val="-4"/>
                <w:sz w:val="20"/>
              </w:rPr>
              <w:t>0.96</w:t>
            </w:r>
          </w:p>
        </w:tc>
        <w:tc>
          <w:tcPr>
            <w:tcW w:w="1140" w:type="dxa"/>
          </w:tcPr>
          <w:p w14:paraId="22F01631" w14:textId="77777777" w:rsidR="005A2A7E" w:rsidRDefault="008E3266">
            <w:pPr>
              <w:pStyle w:val="TableParagraph"/>
              <w:spacing w:before="3" w:line="196" w:lineRule="exact"/>
              <w:ind w:left="402"/>
              <w:jc w:val="left"/>
              <w:rPr>
                <w:sz w:val="20"/>
              </w:rPr>
            </w:pPr>
            <w:r>
              <w:rPr>
                <w:spacing w:val="-4"/>
                <w:sz w:val="20"/>
              </w:rPr>
              <w:t>0.96</w:t>
            </w:r>
          </w:p>
        </w:tc>
        <w:tc>
          <w:tcPr>
            <w:tcW w:w="860" w:type="dxa"/>
          </w:tcPr>
          <w:p w14:paraId="6F901989" w14:textId="77777777" w:rsidR="005A2A7E" w:rsidRDefault="008E3266">
            <w:pPr>
              <w:pStyle w:val="TableParagraph"/>
              <w:spacing w:before="3" w:line="196" w:lineRule="exact"/>
              <w:ind w:left="0" w:right="228"/>
              <w:jc w:val="right"/>
              <w:rPr>
                <w:sz w:val="20"/>
              </w:rPr>
            </w:pPr>
            <w:r>
              <w:rPr>
                <w:spacing w:val="-4"/>
                <w:sz w:val="20"/>
              </w:rPr>
              <w:t>0.96</w:t>
            </w:r>
          </w:p>
        </w:tc>
        <w:tc>
          <w:tcPr>
            <w:tcW w:w="1200" w:type="dxa"/>
          </w:tcPr>
          <w:p w14:paraId="06307E68" w14:textId="77777777" w:rsidR="005A2A7E" w:rsidRDefault="008E3266">
            <w:pPr>
              <w:pStyle w:val="TableParagraph"/>
              <w:spacing w:before="3" w:line="196" w:lineRule="exact"/>
              <w:ind w:left="0" w:right="401"/>
              <w:jc w:val="right"/>
              <w:rPr>
                <w:sz w:val="20"/>
              </w:rPr>
            </w:pPr>
            <w:r>
              <w:rPr>
                <w:spacing w:val="-4"/>
                <w:sz w:val="20"/>
              </w:rPr>
              <w:t>0.96</w:t>
            </w:r>
          </w:p>
        </w:tc>
      </w:tr>
      <w:tr w:rsidR="005A2A7E" w14:paraId="13F70C5D" w14:textId="77777777">
        <w:trPr>
          <w:trHeight w:val="220"/>
        </w:trPr>
        <w:tc>
          <w:tcPr>
            <w:tcW w:w="2960" w:type="dxa"/>
          </w:tcPr>
          <w:p w14:paraId="5074BDDB" w14:textId="77777777" w:rsidR="005A2A7E" w:rsidRDefault="008E3266">
            <w:pPr>
              <w:pStyle w:val="TableParagraph"/>
              <w:spacing w:before="8" w:line="191" w:lineRule="exact"/>
              <w:ind w:left="101"/>
              <w:jc w:val="left"/>
              <w:rPr>
                <w:sz w:val="20"/>
              </w:rPr>
            </w:pPr>
            <w:r>
              <w:rPr>
                <w:sz w:val="20"/>
              </w:rPr>
              <w:t>Random</w:t>
            </w:r>
            <w:r>
              <w:rPr>
                <w:spacing w:val="-6"/>
                <w:sz w:val="20"/>
              </w:rPr>
              <w:t xml:space="preserve"> </w:t>
            </w:r>
            <w:r>
              <w:rPr>
                <w:sz w:val="20"/>
              </w:rPr>
              <w:t>Forest</w:t>
            </w:r>
            <w:r>
              <w:rPr>
                <w:spacing w:val="-6"/>
                <w:sz w:val="20"/>
              </w:rPr>
              <w:t xml:space="preserve"> </w:t>
            </w:r>
            <w:r>
              <w:rPr>
                <w:spacing w:val="-2"/>
                <w:sz w:val="20"/>
              </w:rPr>
              <w:t>Classifier</w:t>
            </w:r>
          </w:p>
        </w:tc>
        <w:tc>
          <w:tcPr>
            <w:tcW w:w="1140" w:type="dxa"/>
          </w:tcPr>
          <w:p w14:paraId="29A46BA1" w14:textId="77777777" w:rsidR="005A2A7E" w:rsidRDefault="008E3266">
            <w:pPr>
              <w:pStyle w:val="TableParagraph"/>
              <w:spacing w:before="8" w:line="191" w:lineRule="exact"/>
              <w:ind w:left="34"/>
              <w:rPr>
                <w:sz w:val="20"/>
              </w:rPr>
            </w:pPr>
            <w:r>
              <w:rPr>
                <w:spacing w:val="-4"/>
                <w:sz w:val="20"/>
              </w:rPr>
              <w:t>0.97</w:t>
            </w:r>
          </w:p>
        </w:tc>
        <w:tc>
          <w:tcPr>
            <w:tcW w:w="1140" w:type="dxa"/>
          </w:tcPr>
          <w:p w14:paraId="23C1B6A3" w14:textId="77777777" w:rsidR="005A2A7E" w:rsidRDefault="008E3266">
            <w:pPr>
              <w:pStyle w:val="TableParagraph"/>
              <w:spacing w:before="8" w:line="191" w:lineRule="exact"/>
              <w:ind w:left="402"/>
              <w:jc w:val="left"/>
              <w:rPr>
                <w:sz w:val="20"/>
              </w:rPr>
            </w:pPr>
            <w:r>
              <w:rPr>
                <w:spacing w:val="-4"/>
                <w:sz w:val="20"/>
              </w:rPr>
              <w:t>0.97</w:t>
            </w:r>
          </w:p>
        </w:tc>
        <w:tc>
          <w:tcPr>
            <w:tcW w:w="860" w:type="dxa"/>
          </w:tcPr>
          <w:p w14:paraId="59885910" w14:textId="77777777" w:rsidR="005A2A7E" w:rsidRDefault="008E3266">
            <w:pPr>
              <w:pStyle w:val="TableParagraph"/>
              <w:spacing w:before="8" w:line="191" w:lineRule="exact"/>
              <w:ind w:left="0" w:right="228"/>
              <w:jc w:val="right"/>
              <w:rPr>
                <w:sz w:val="20"/>
              </w:rPr>
            </w:pPr>
            <w:r>
              <w:rPr>
                <w:spacing w:val="-4"/>
                <w:sz w:val="20"/>
              </w:rPr>
              <w:t>0.97</w:t>
            </w:r>
          </w:p>
        </w:tc>
        <w:tc>
          <w:tcPr>
            <w:tcW w:w="1200" w:type="dxa"/>
          </w:tcPr>
          <w:p w14:paraId="5ECDB073" w14:textId="77777777" w:rsidR="005A2A7E" w:rsidRDefault="008E3266">
            <w:pPr>
              <w:pStyle w:val="TableParagraph"/>
              <w:spacing w:before="8" w:line="191" w:lineRule="exact"/>
              <w:ind w:left="0" w:right="401"/>
              <w:jc w:val="right"/>
              <w:rPr>
                <w:sz w:val="20"/>
              </w:rPr>
            </w:pPr>
            <w:r>
              <w:rPr>
                <w:spacing w:val="-4"/>
                <w:sz w:val="20"/>
              </w:rPr>
              <w:t>0.97</w:t>
            </w:r>
          </w:p>
        </w:tc>
      </w:tr>
      <w:tr w:rsidR="005A2A7E" w14:paraId="6BE48293" w14:textId="77777777">
        <w:trPr>
          <w:trHeight w:val="240"/>
        </w:trPr>
        <w:tc>
          <w:tcPr>
            <w:tcW w:w="2960" w:type="dxa"/>
          </w:tcPr>
          <w:p w14:paraId="07A2046F" w14:textId="77777777" w:rsidR="005A2A7E" w:rsidRDefault="008E3266">
            <w:pPr>
              <w:pStyle w:val="TableParagraph"/>
              <w:spacing w:before="13" w:line="206" w:lineRule="exact"/>
              <w:ind w:left="101"/>
              <w:jc w:val="left"/>
              <w:rPr>
                <w:sz w:val="20"/>
              </w:rPr>
            </w:pPr>
            <w:r>
              <w:rPr>
                <w:sz w:val="20"/>
              </w:rPr>
              <w:t>Gradient</w:t>
            </w:r>
            <w:r>
              <w:rPr>
                <w:spacing w:val="-8"/>
                <w:sz w:val="20"/>
              </w:rPr>
              <w:t xml:space="preserve"> </w:t>
            </w:r>
            <w:r>
              <w:rPr>
                <w:sz w:val="20"/>
              </w:rPr>
              <w:t>Boosting</w:t>
            </w:r>
            <w:r>
              <w:rPr>
                <w:spacing w:val="-8"/>
                <w:sz w:val="20"/>
              </w:rPr>
              <w:t xml:space="preserve"> </w:t>
            </w:r>
            <w:r>
              <w:rPr>
                <w:spacing w:val="-2"/>
                <w:sz w:val="20"/>
              </w:rPr>
              <w:t>Classifier</w:t>
            </w:r>
          </w:p>
        </w:tc>
        <w:tc>
          <w:tcPr>
            <w:tcW w:w="1140" w:type="dxa"/>
          </w:tcPr>
          <w:p w14:paraId="6D90D616" w14:textId="77777777" w:rsidR="005A2A7E" w:rsidRDefault="008E3266">
            <w:pPr>
              <w:pStyle w:val="TableParagraph"/>
              <w:spacing w:before="13" w:line="206" w:lineRule="exact"/>
              <w:ind w:left="34"/>
              <w:rPr>
                <w:sz w:val="20"/>
              </w:rPr>
            </w:pPr>
            <w:r>
              <w:rPr>
                <w:spacing w:val="-4"/>
                <w:sz w:val="20"/>
              </w:rPr>
              <w:t>0.95</w:t>
            </w:r>
          </w:p>
        </w:tc>
        <w:tc>
          <w:tcPr>
            <w:tcW w:w="1140" w:type="dxa"/>
          </w:tcPr>
          <w:p w14:paraId="6871F9EF" w14:textId="77777777" w:rsidR="005A2A7E" w:rsidRDefault="008E3266">
            <w:pPr>
              <w:pStyle w:val="TableParagraph"/>
              <w:spacing w:before="13" w:line="206" w:lineRule="exact"/>
              <w:ind w:left="402"/>
              <w:jc w:val="left"/>
              <w:rPr>
                <w:sz w:val="20"/>
              </w:rPr>
            </w:pPr>
            <w:r>
              <w:rPr>
                <w:spacing w:val="-4"/>
                <w:sz w:val="20"/>
              </w:rPr>
              <w:t>0.95</w:t>
            </w:r>
          </w:p>
        </w:tc>
        <w:tc>
          <w:tcPr>
            <w:tcW w:w="860" w:type="dxa"/>
          </w:tcPr>
          <w:p w14:paraId="778E2DE6" w14:textId="77777777" w:rsidR="005A2A7E" w:rsidRDefault="008E3266">
            <w:pPr>
              <w:pStyle w:val="TableParagraph"/>
              <w:spacing w:before="13" w:line="206" w:lineRule="exact"/>
              <w:ind w:left="0" w:right="228"/>
              <w:jc w:val="right"/>
              <w:rPr>
                <w:sz w:val="20"/>
              </w:rPr>
            </w:pPr>
            <w:r>
              <w:rPr>
                <w:spacing w:val="-4"/>
                <w:sz w:val="20"/>
              </w:rPr>
              <w:t>0.95</w:t>
            </w:r>
          </w:p>
        </w:tc>
        <w:tc>
          <w:tcPr>
            <w:tcW w:w="1200" w:type="dxa"/>
          </w:tcPr>
          <w:p w14:paraId="2483B5DC" w14:textId="77777777" w:rsidR="005A2A7E" w:rsidRDefault="008E3266">
            <w:pPr>
              <w:pStyle w:val="TableParagraph"/>
              <w:spacing w:before="13" w:line="206" w:lineRule="exact"/>
              <w:ind w:left="0" w:right="401"/>
              <w:jc w:val="right"/>
              <w:rPr>
                <w:sz w:val="20"/>
              </w:rPr>
            </w:pPr>
            <w:r>
              <w:rPr>
                <w:spacing w:val="-4"/>
                <w:sz w:val="20"/>
              </w:rPr>
              <w:t>0.95</w:t>
            </w:r>
          </w:p>
        </w:tc>
      </w:tr>
      <w:tr w:rsidR="005A2A7E" w14:paraId="3630ABED" w14:textId="77777777">
        <w:trPr>
          <w:trHeight w:val="219"/>
        </w:trPr>
        <w:tc>
          <w:tcPr>
            <w:tcW w:w="2960" w:type="dxa"/>
          </w:tcPr>
          <w:p w14:paraId="38723072" w14:textId="77777777" w:rsidR="005A2A7E" w:rsidRDefault="008E3266">
            <w:pPr>
              <w:pStyle w:val="TableParagraph"/>
              <w:ind w:left="101"/>
              <w:jc w:val="left"/>
              <w:rPr>
                <w:sz w:val="20"/>
              </w:rPr>
            </w:pPr>
            <w:r>
              <w:rPr>
                <w:sz w:val="20"/>
              </w:rPr>
              <w:t>Gaussian</w:t>
            </w:r>
            <w:r>
              <w:rPr>
                <w:spacing w:val="-6"/>
                <w:sz w:val="20"/>
              </w:rPr>
              <w:t xml:space="preserve"> </w:t>
            </w:r>
            <w:r>
              <w:rPr>
                <w:sz w:val="20"/>
              </w:rPr>
              <w:t>Naive</w:t>
            </w:r>
            <w:r>
              <w:rPr>
                <w:spacing w:val="-6"/>
                <w:sz w:val="20"/>
              </w:rPr>
              <w:t xml:space="preserve"> </w:t>
            </w:r>
            <w:r>
              <w:rPr>
                <w:sz w:val="20"/>
              </w:rPr>
              <w:t>Bayes</w:t>
            </w:r>
            <w:r>
              <w:rPr>
                <w:spacing w:val="-6"/>
                <w:sz w:val="20"/>
              </w:rPr>
              <w:t xml:space="preserve"> </w:t>
            </w:r>
            <w:r>
              <w:rPr>
                <w:spacing w:val="-2"/>
                <w:sz w:val="20"/>
              </w:rPr>
              <w:t>Classifier</w:t>
            </w:r>
          </w:p>
        </w:tc>
        <w:tc>
          <w:tcPr>
            <w:tcW w:w="1140" w:type="dxa"/>
          </w:tcPr>
          <w:p w14:paraId="0FB96699" w14:textId="77777777" w:rsidR="005A2A7E" w:rsidRDefault="008E3266">
            <w:pPr>
              <w:pStyle w:val="TableParagraph"/>
              <w:ind w:left="34"/>
              <w:rPr>
                <w:sz w:val="20"/>
              </w:rPr>
            </w:pPr>
            <w:r>
              <w:rPr>
                <w:spacing w:val="-4"/>
                <w:sz w:val="20"/>
              </w:rPr>
              <w:t>0.76</w:t>
            </w:r>
          </w:p>
        </w:tc>
        <w:tc>
          <w:tcPr>
            <w:tcW w:w="1140" w:type="dxa"/>
          </w:tcPr>
          <w:p w14:paraId="56A1C59C" w14:textId="77777777" w:rsidR="005A2A7E" w:rsidRDefault="008E3266">
            <w:pPr>
              <w:pStyle w:val="TableParagraph"/>
              <w:ind w:left="402"/>
              <w:jc w:val="left"/>
              <w:rPr>
                <w:sz w:val="20"/>
              </w:rPr>
            </w:pPr>
            <w:r>
              <w:rPr>
                <w:spacing w:val="-4"/>
                <w:sz w:val="20"/>
              </w:rPr>
              <w:t>0.76</w:t>
            </w:r>
          </w:p>
        </w:tc>
        <w:tc>
          <w:tcPr>
            <w:tcW w:w="860" w:type="dxa"/>
          </w:tcPr>
          <w:p w14:paraId="1726DD32" w14:textId="77777777" w:rsidR="005A2A7E" w:rsidRDefault="008E3266">
            <w:pPr>
              <w:pStyle w:val="TableParagraph"/>
              <w:ind w:left="0" w:right="228"/>
              <w:jc w:val="right"/>
              <w:rPr>
                <w:sz w:val="20"/>
              </w:rPr>
            </w:pPr>
            <w:r>
              <w:rPr>
                <w:spacing w:val="-4"/>
                <w:sz w:val="20"/>
              </w:rPr>
              <w:t>0.79</w:t>
            </w:r>
          </w:p>
        </w:tc>
        <w:tc>
          <w:tcPr>
            <w:tcW w:w="1200" w:type="dxa"/>
          </w:tcPr>
          <w:p w14:paraId="490093BE" w14:textId="77777777" w:rsidR="005A2A7E" w:rsidRDefault="008E3266">
            <w:pPr>
              <w:pStyle w:val="TableParagraph"/>
              <w:ind w:left="0" w:right="401"/>
              <w:jc w:val="right"/>
              <w:rPr>
                <w:sz w:val="20"/>
              </w:rPr>
            </w:pPr>
            <w:r>
              <w:rPr>
                <w:spacing w:val="-4"/>
                <w:sz w:val="20"/>
              </w:rPr>
              <w:t>0.76</w:t>
            </w:r>
          </w:p>
        </w:tc>
      </w:tr>
      <w:tr w:rsidR="005A2A7E" w14:paraId="4C562219" w14:textId="77777777">
        <w:trPr>
          <w:trHeight w:val="220"/>
        </w:trPr>
        <w:tc>
          <w:tcPr>
            <w:tcW w:w="2960" w:type="dxa"/>
          </w:tcPr>
          <w:p w14:paraId="04407D04" w14:textId="77777777" w:rsidR="005A2A7E" w:rsidRDefault="008E3266">
            <w:pPr>
              <w:pStyle w:val="TableParagraph"/>
              <w:spacing w:before="3" w:line="196" w:lineRule="exact"/>
              <w:ind w:left="101"/>
              <w:jc w:val="left"/>
              <w:rPr>
                <w:sz w:val="20"/>
              </w:rPr>
            </w:pPr>
            <w:r>
              <w:rPr>
                <w:spacing w:val="-2"/>
                <w:sz w:val="20"/>
              </w:rPr>
              <w:t>XGBoost</w:t>
            </w:r>
          </w:p>
        </w:tc>
        <w:tc>
          <w:tcPr>
            <w:tcW w:w="1140" w:type="dxa"/>
          </w:tcPr>
          <w:p w14:paraId="3908B4BB" w14:textId="77777777" w:rsidR="005A2A7E" w:rsidRDefault="008E3266">
            <w:pPr>
              <w:pStyle w:val="TableParagraph"/>
              <w:spacing w:before="3" w:line="196" w:lineRule="exact"/>
              <w:ind w:left="34"/>
              <w:rPr>
                <w:sz w:val="20"/>
              </w:rPr>
            </w:pPr>
            <w:r>
              <w:rPr>
                <w:spacing w:val="-4"/>
                <w:sz w:val="20"/>
              </w:rPr>
              <w:t>0.97</w:t>
            </w:r>
          </w:p>
        </w:tc>
        <w:tc>
          <w:tcPr>
            <w:tcW w:w="1140" w:type="dxa"/>
          </w:tcPr>
          <w:p w14:paraId="1E0A3F34" w14:textId="77777777" w:rsidR="005A2A7E" w:rsidRDefault="008E3266">
            <w:pPr>
              <w:pStyle w:val="TableParagraph"/>
              <w:spacing w:before="3" w:line="196" w:lineRule="exact"/>
              <w:ind w:left="402"/>
              <w:jc w:val="left"/>
              <w:rPr>
                <w:sz w:val="20"/>
              </w:rPr>
            </w:pPr>
            <w:r>
              <w:rPr>
                <w:spacing w:val="-4"/>
                <w:sz w:val="20"/>
              </w:rPr>
              <w:t>0.97</w:t>
            </w:r>
          </w:p>
        </w:tc>
        <w:tc>
          <w:tcPr>
            <w:tcW w:w="860" w:type="dxa"/>
          </w:tcPr>
          <w:p w14:paraId="0A277C7E" w14:textId="77777777" w:rsidR="005A2A7E" w:rsidRDefault="008E3266">
            <w:pPr>
              <w:pStyle w:val="TableParagraph"/>
              <w:spacing w:before="3" w:line="196" w:lineRule="exact"/>
              <w:ind w:left="0" w:right="228"/>
              <w:jc w:val="right"/>
              <w:rPr>
                <w:sz w:val="20"/>
              </w:rPr>
            </w:pPr>
            <w:r>
              <w:rPr>
                <w:spacing w:val="-4"/>
                <w:sz w:val="20"/>
              </w:rPr>
              <w:t>0.97</w:t>
            </w:r>
          </w:p>
        </w:tc>
        <w:tc>
          <w:tcPr>
            <w:tcW w:w="1200" w:type="dxa"/>
          </w:tcPr>
          <w:p w14:paraId="27DFB602" w14:textId="77777777" w:rsidR="005A2A7E" w:rsidRDefault="008E3266">
            <w:pPr>
              <w:pStyle w:val="TableParagraph"/>
              <w:spacing w:before="3" w:line="196" w:lineRule="exact"/>
              <w:ind w:left="0" w:right="401"/>
              <w:jc w:val="right"/>
              <w:rPr>
                <w:sz w:val="20"/>
              </w:rPr>
            </w:pPr>
            <w:r>
              <w:rPr>
                <w:spacing w:val="-4"/>
                <w:sz w:val="20"/>
              </w:rPr>
              <w:t>0.97</w:t>
            </w:r>
          </w:p>
        </w:tc>
      </w:tr>
      <w:tr w:rsidR="005A2A7E" w14:paraId="3A01435B" w14:textId="77777777">
        <w:trPr>
          <w:trHeight w:val="240"/>
        </w:trPr>
        <w:tc>
          <w:tcPr>
            <w:tcW w:w="2960" w:type="dxa"/>
          </w:tcPr>
          <w:p w14:paraId="1F66FBD7" w14:textId="77777777" w:rsidR="005A2A7E" w:rsidRDefault="008E3266">
            <w:pPr>
              <w:pStyle w:val="TableParagraph"/>
              <w:spacing w:before="8" w:line="211" w:lineRule="exact"/>
              <w:ind w:left="101"/>
              <w:jc w:val="left"/>
              <w:rPr>
                <w:sz w:val="20"/>
              </w:rPr>
            </w:pPr>
            <w:r>
              <w:rPr>
                <w:spacing w:val="-5"/>
                <w:sz w:val="20"/>
              </w:rPr>
              <w:t>MLP</w:t>
            </w:r>
          </w:p>
        </w:tc>
        <w:tc>
          <w:tcPr>
            <w:tcW w:w="1140" w:type="dxa"/>
          </w:tcPr>
          <w:p w14:paraId="4CD82A04" w14:textId="77777777" w:rsidR="005A2A7E" w:rsidRDefault="008E3266">
            <w:pPr>
              <w:pStyle w:val="TableParagraph"/>
              <w:spacing w:before="8" w:line="211" w:lineRule="exact"/>
              <w:ind w:left="34"/>
              <w:rPr>
                <w:sz w:val="20"/>
              </w:rPr>
            </w:pPr>
            <w:r>
              <w:rPr>
                <w:spacing w:val="-4"/>
                <w:sz w:val="20"/>
              </w:rPr>
              <w:t>0.96</w:t>
            </w:r>
          </w:p>
        </w:tc>
        <w:tc>
          <w:tcPr>
            <w:tcW w:w="1140" w:type="dxa"/>
          </w:tcPr>
          <w:p w14:paraId="1BD0BD2A" w14:textId="77777777" w:rsidR="005A2A7E" w:rsidRDefault="008E3266">
            <w:pPr>
              <w:pStyle w:val="TableParagraph"/>
              <w:spacing w:before="8" w:line="211" w:lineRule="exact"/>
              <w:ind w:left="402"/>
              <w:jc w:val="left"/>
              <w:rPr>
                <w:sz w:val="20"/>
              </w:rPr>
            </w:pPr>
            <w:r>
              <w:rPr>
                <w:spacing w:val="-4"/>
                <w:sz w:val="20"/>
              </w:rPr>
              <w:t>0.96</w:t>
            </w:r>
          </w:p>
        </w:tc>
        <w:tc>
          <w:tcPr>
            <w:tcW w:w="860" w:type="dxa"/>
          </w:tcPr>
          <w:p w14:paraId="31F5A257" w14:textId="77777777" w:rsidR="005A2A7E" w:rsidRDefault="008E3266">
            <w:pPr>
              <w:pStyle w:val="TableParagraph"/>
              <w:spacing w:before="8" w:line="211" w:lineRule="exact"/>
              <w:ind w:left="0" w:right="228"/>
              <w:jc w:val="right"/>
              <w:rPr>
                <w:sz w:val="20"/>
              </w:rPr>
            </w:pPr>
            <w:r>
              <w:rPr>
                <w:spacing w:val="-4"/>
                <w:sz w:val="20"/>
              </w:rPr>
              <w:t>0.96</w:t>
            </w:r>
          </w:p>
        </w:tc>
        <w:tc>
          <w:tcPr>
            <w:tcW w:w="1200" w:type="dxa"/>
          </w:tcPr>
          <w:p w14:paraId="3761B248" w14:textId="77777777" w:rsidR="005A2A7E" w:rsidRDefault="008E3266">
            <w:pPr>
              <w:pStyle w:val="TableParagraph"/>
              <w:spacing w:before="8" w:line="211" w:lineRule="exact"/>
              <w:ind w:left="0" w:right="401"/>
              <w:jc w:val="right"/>
              <w:rPr>
                <w:sz w:val="20"/>
              </w:rPr>
            </w:pPr>
            <w:r>
              <w:rPr>
                <w:spacing w:val="-4"/>
                <w:sz w:val="20"/>
              </w:rPr>
              <w:t>0.96</w:t>
            </w:r>
          </w:p>
        </w:tc>
      </w:tr>
    </w:tbl>
    <w:p w14:paraId="5D81D3AC" w14:textId="77777777" w:rsidR="005A2A7E" w:rsidRDefault="005A2A7E">
      <w:pPr>
        <w:pStyle w:val="GvdeMetni"/>
        <w:spacing w:before="16"/>
        <w:ind w:left="0"/>
        <w:rPr>
          <w:sz w:val="20"/>
        </w:rPr>
      </w:pPr>
    </w:p>
    <w:p w14:paraId="58A2509D" w14:textId="77777777" w:rsidR="005A2A7E" w:rsidRDefault="008E3266">
      <w:pPr>
        <w:pStyle w:val="GvdeMetni"/>
        <w:spacing w:line="276" w:lineRule="auto"/>
        <w:ind w:right="184"/>
        <w:jc w:val="both"/>
      </w:pPr>
      <w:r>
        <w:t>In the subsequent tests, the same approaches were applied to NSL-KDD dataset, and the results are presented in Table 6.</w:t>
      </w:r>
      <w:r>
        <w:rPr>
          <w:spacing w:val="-4"/>
        </w:rPr>
        <w:t xml:space="preserve"> </w:t>
      </w:r>
      <w:r>
        <w:t>The</w:t>
      </w:r>
      <w:r>
        <w:rPr>
          <w:spacing w:val="-4"/>
        </w:rPr>
        <w:t xml:space="preserve"> </w:t>
      </w:r>
      <w:r>
        <w:t>XAI</w:t>
      </w:r>
      <w:r>
        <w:rPr>
          <w:spacing w:val="-4"/>
        </w:rPr>
        <w:t xml:space="preserve"> </w:t>
      </w:r>
      <w:r>
        <w:t>analyses</w:t>
      </w:r>
      <w:r>
        <w:rPr>
          <w:spacing w:val="-4"/>
        </w:rPr>
        <w:t xml:space="preserve"> </w:t>
      </w:r>
      <w:r>
        <w:t>and</w:t>
      </w:r>
      <w:r>
        <w:rPr>
          <w:spacing w:val="-4"/>
        </w:rPr>
        <w:t xml:space="preserve"> </w:t>
      </w:r>
      <w:r>
        <w:t>overall</w:t>
      </w:r>
      <w:r>
        <w:rPr>
          <w:spacing w:val="-4"/>
        </w:rPr>
        <w:t xml:space="preserve"> </w:t>
      </w:r>
      <w:r>
        <w:t>evaluations</w:t>
      </w:r>
      <w:r>
        <w:rPr>
          <w:spacing w:val="-4"/>
        </w:rPr>
        <w:t xml:space="preserve"> </w:t>
      </w:r>
      <w:r>
        <w:t>of</w:t>
      </w:r>
      <w:r>
        <w:rPr>
          <w:spacing w:val="-4"/>
        </w:rPr>
        <w:t xml:space="preserve"> </w:t>
      </w:r>
      <w:r>
        <w:t>these</w:t>
      </w:r>
      <w:r>
        <w:rPr>
          <w:spacing w:val="-4"/>
        </w:rPr>
        <w:t xml:space="preserve"> </w:t>
      </w:r>
      <w:r>
        <w:t>results</w:t>
      </w:r>
      <w:r>
        <w:rPr>
          <w:spacing w:val="-4"/>
        </w:rPr>
        <w:t xml:space="preserve"> </w:t>
      </w:r>
      <w:r>
        <w:t>are provided in detail below.</w:t>
      </w:r>
    </w:p>
    <w:p w14:paraId="65FB7CC9" w14:textId="77777777" w:rsidR="005A2A7E" w:rsidRDefault="005A2A7E">
      <w:pPr>
        <w:pStyle w:val="GvdeMetni"/>
        <w:spacing w:before="1"/>
        <w:ind w:left="0"/>
      </w:pPr>
    </w:p>
    <w:p w14:paraId="7BEF1E7B" w14:textId="77777777" w:rsidR="005A2A7E" w:rsidRDefault="008E3266">
      <w:pPr>
        <w:spacing w:before="1" w:after="37"/>
        <w:ind w:left="2013"/>
        <w:rPr>
          <w:sz w:val="20"/>
        </w:rPr>
      </w:pPr>
      <w:r>
        <w:rPr>
          <w:sz w:val="20"/>
        </w:rPr>
        <w:t>Table</w:t>
      </w:r>
      <w:r>
        <w:rPr>
          <w:spacing w:val="-10"/>
          <w:sz w:val="20"/>
        </w:rPr>
        <w:t xml:space="preserve"> </w:t>
      </w:r>
      <w:r>
        <w:rPr>
          <w:sz w:val="20"/>
        </w:rPr>
        <w:t>6.</w:t>
      </w:r>
      <w:r>
        <w:rPr>
          <w:spacing w:val="-7"/>
          <w:sz w:val="20"/>
        </w:rPr>
        <w:t xml:space="preserve"> </w:t>
      </w:r>
      <w:r>
        <w:rPr>
          <w:sz w:val="20"/>
        </w:rPr>
        <w:t>Results</w:t>
      </w:r>
      <w:r>
        <w:rPr>
          <w:spacing w:val="-8"/>
          <w:sz w:val="20"/>
        </w:rPr>
        <w:t xml:space="preserve"> </w:t>
      </w:r>
      <w:r>
        <w:rPr>
          <w:sz w:val="20"/>
        </w:rPr>
        <w:t>for</w:t>
      </w:r>
      <w:r>
        <w:rPr>
          <w:spacing w:val="-7"/>
          <w:sz w:val="20"/>
        </w:rPr>
        <w:t xml:space="preserve"> </w:t>
      </w:r>
      <w:r>
        <w:rPr>
          <w:sz w:val="20"/>
        </w:rPr>
        <w:t>Experiments</w:t>
      </w:r>
      <w:r>
        <w:rPr>
          <w:spacing w:val="-8"/>
          <w:sz w:val="20"/>
        </w:rPr>
        <w:t xml:space="preserve"> </w:t>
      </w:r>
      <w:r>
        <w:rPr>
          <w:sz w:val="20"/>
        </w:rPr>
        <w:t>Conducted</w:t>
      </w:r>
      <w:r>
        <w:rPr>
          <w:spacing w:val="-7"/>
          <w:sz w:val="20"/>
        </w:rPr>
        <w:t xml:space="preserve"> </w:t>
      </w:r>
      <w:r>
        <w:rPr>
          <w:sz w:val="20"/>
        </w:rPr>
        <w:t>on</w:t>
      </w:r>
      <w:r>
        <w:rPr>
          <w:spacing w:val="-8"/>
          <w:sz w:val="20"/>
        </w:rPr>
        <w:t xml:space="preserve"> </w:t>
      </w:r>
      <w:r>
        <w:rPr>
          <w:sz w:val="20"/>
        </w:rPr>
        <w:t>NSL-KDD</w:t>
      </w:r>
      <w:r>
        <w:rPr>
          <w:spacing w:val="-7"/>
          <w:sz w:val="20"/>
        </w:rPr>
        <w:t xml:space="preserve"> </w:t>
      </w:r>
      <w:r>
        <w:rPr>
          <w:spacing w:val="-2"/>
          <w:sz w:val="20"/>
        </w:rPr>
        <w:t>Dataset</w:t>
      </w:r>
    </w:p>
    <w:tbl>
      <w:tblPr>
        <w:tblStyle w:val="TableNormal"/>
        <w:tblW w:w="0" w:type="auto"/>
        <w:tblInd w:w="944" w:type="dxa"/>
        <w:tblBorders>
          <w:top w:val="single" w:sz="8" w:space="0" w:color="BEBEBE"/>
          <w:left w:val="single" w:sz="8" w:space="0" w:color="BEBEBE"/>
          <w:bottom w:val="single" w:sz="8" w:space="0" w:color="BEBEBE"/>
          <w:right w:val="single" w:sz="8" w:space="0" w:color="BEBEBE"/>
          <w:insideH w:val="single" w:sz="8" w:space="0" w:color="BEBEBE"/>
          <w:insideV w:val="single" w:sz="8" w:space="0" w:color="BEBEBE"/>
        </w:tblBorders>
        <w:tblLayout w:type="fixed"/>
        <w:tblLook w:val="01E0" w:firstRow="1" w:lastRow="1" w:firstColumn="1" w:lastColumn="1" w:noHBand="0" w:noVBand="0"/>
      </w:tblPr>
      <w:tblGrid>
        <w:gridCol w:w="2920"/>
        <w:gridCol w:w="1240"/>
        <w:gridCol w:w="1080"/>
        <w:gridCol w:w="1120"/>
        <w:gridCol w:w="1100"/>
      </w:tblGrid>
      <w:tr w:rsidR="005A2A7E" w14:paraId="3E21F68E" w14:textId="77777777">
        <w:trPr>
          <w:trHeight w:val="220"/>
        </w:trPr>
        <w:tc>
          <w:tcPr>
            <w:tcW w:w="2920" w:type="dxa"/>
          </w:tcPr>
          <w:p w14:paraId="1F71515E" w14:textId="77777777" w:rsidR="005A2A7E" w:rsidRDefault="008E3266">
            <w:pPr>
              <w:pStyle w:val="TableParagraph"/>
              <w:spacing w:before="8" w:line="192" w:lineRule="exact"/>
              <w:ind w:left="106"/>
              <w:jc w:val="left"/>
              <w:rPr>
                <w:b/>
                <w:sz w:val="20"/>
              </w:rPr>
            </w:pPr>
            <w:r>
              <w:rPr>
                <w:b/>
                <w:spacing w:val="-2"/>
                <w:sz w:val="20"/>
              </w:rPr>
              <w:t>Algorithms</w:t>
            </w:r>
          </w:p>
        </w:tc>
        <w:tc>
          <w:tcPr>
            <w:tcW w:w="1240" w:type="dxa"/>
          </w:tcPr>
          <w:p w14:paraId="594B4037" w14:textId="77777777" w:rsidR="005A2A7E" w:rsidRDefault="008E3266">
            <w:pPr>
              <w:pStyle w:val="TableParagraph"/>
              <w:spacing w:before="8" w:line="192" w:lineRule="exact"/>
              <w:rPr>
                <w:b/>
                <w:sz w:val="20"/>
              </w:rPr>
            </w:pPr>
            <w:r>
              <w:rPr>
                <w:b/>
                <w:spacing w:val="-2"/>
                <w:sz w:val="20"/>
              </w:rPr>
              <w:t>Accuracy</w:t>
            </w:r>
          </w:p>
        </w:tc>
        <w:tc>
          <w:tcPr>
            <w:tcW w:w="1080" w:type="dxa"/>
          </w:tcPr>
          <w:p w14:paraId="36EB593E" w14:textId="77777777" w:rsidR="005A2A7E" w:rsidRDefault="008E3266">
            <w:pPr>
              <w:pStyle w:val="TableParagraph"/>
              <w:spacing w:before="8" w:line="192" w:lineRule="exact"/>
              <w:ind w:left="69" w:right="55"/>
              <w:rPr>
                <w:b/>
                <w:sz w:val="20"/>
              </w:rPr>
            </w:pPr>
            <w:r>
              <w:rPr>
                <w:b/>
                <w:spacing w:val="-2"/>
                <w:sz w:val="20"/>
              </w:rPr>
              <w:t>Precision</w:t>
            </w:r>
          </w:p>
        </w:tc>
        <w:tc>
          <w:tcPr>
            <w:tcW w:w="1120" w:type="dxa"/>
          </w:tcPr>
          <w:p w14:paraId="7DCB8280" w14:textId="77777777" w:rsidR="005A2A7E" w:rsidRDefault="008E3266">
            <w:pPr>
              <w:pStyle w:val="TableParagraph"/>
              <w:spacing w:before="8" w:line="192" w:lineRule="exact"/>
              <w:ind w:left="29" w:right="10"/>
              <w:rPr>
                <w:b/>
                <w:sz w:val="20"/>
              </w:rPr>
            </w:pPr>
            <w:r>
              <w:rPr>
                <w:b/>
                <w:spacing w:val="-2"/>
                <w:sz w:val="20"/>
              </w:rPr>
              <w:t>Recall</w:t>
            </w:r>
          </w:p>
        </w:tc>
        <w:tc>
          <w:tcPr>
            <w:tcW w:w="1100" w:type="dxa"/>
          </w:tcPr>
          <w:p w14:paraId="035A66AF" w14:textId="77777777" w:rsidR="005A2A7E" w:rsidRDefault="008E3266">
            <w:pPr>
              <w:pStyle w:val="TableParagraph"/>
              <w:spacing w:before="8" w:line="192" w:lineRule="exact"/>
              <w:ind w:left="19"/>
              <w:rPr>
                <w:b/>
                <w:sz w:val="20"/>
              </w:rPr>
            </w:pPr>
            <w:r>
              <w:rPr>
                <w:b/>
                <w:spacing w:val="-2"/>
                <w:sz w:val="20"/>
              </w:rPr>
              <w:t>F1-score</w:t>
            </w:r>
          </w:p>
        </w:tc>
      </w:tr>
      <w:tr w:rsidR="005A2A7E" w14:paraId="4A03133F" w14:textId="77777777">
        <w:trPr>
          <w:trHeight w:val="239"/>
        </w:trPr>
        <w:tc>
          <w:tcPr>
            <w:tcW w:w="2920" w:type="dxa"/>
          </w:tcPr>
          <w:p w14:paraId="37FC7B28" w14:textId="77777777" w:rsidR="005A2A7E" w:rsidRDefault="008E3266">
            <w:pPr>
              <w:pStyle w:val="TableParagraph"/>
              <w:spacing w:before="13" w:line="207" w:lineRule="exact"/>
              <w:ind w:left="106"/>
              <w:jc w:val="left"/>
              <w:rPr>
                <w:sz w:val="20"/>
              </w:rPr>
            </w:pPr>
            <w:r>
              <w:rPr>
                <w:sz w:val="20"/>
              </w:rPr>
              <w:t>Logistic</w:t>
            </w:r>
            <w:r>
              <w:rPr>
                <w:spacing w:val="-8"/>
                <w:sz w:val="20"/>
              </w:rPr>
              <w:t xml:space="preserve"> </w:t>
            </w:r>
            <w:r>
              <w:rPr>
                <w:spacing w:val="-2"/>
                <w:sz w:val="20"/>
              </w:rPr>
              <w:t>Regression</w:t>
            </w:r>
          </w:p>
        </w:tc>
        <w:tc>
          <w:tcPr>
            <w:tcW w:w="1240" w:type="dxa"/>
          </w:tcPr>
          <w:p w14:paraId="6C0D71A4" w14:textId="77777777" w:rsidR="005A2A7E" w:rsidRDefault="008E3266">
            <w:pPr>
              <w:pStyle w:val="TableParagraph"/>
              <w:spacing w:before="13" w:line="207" w:lineRule="exact"/>
              <w:rPr>
                <w:sz w:val="20"/>
              </w:rPr>
            </w:pPr>
            <w:r>
              <w:rPr>
                <w:spacing w:val="-4"/>
                <w:sz w:val="20"/>
              </w:rPr>
              <w:t>0.95</w:t>
            </w:r>
          </w:p>
        </w:tc>
        <w:tc>
          <w:tcPr>
            <w:tcW w:w="1080" w:type="dxa"/>
          </w:tcPr>
          <w:p w14:paraId="5ACD7EB0" w14:textId="77777777" w:rsidR="005A2A7E" w:rsidRDefault="008E3266">
            <w:pPr>
              <w:pStyle w:val="TableParagraph"/>
              <w:spacing w:before="13" w:line="207" w:lineRule="exact"/>
              <w:ind w:left="69" w:right="55"/>
              <w:rPr>
                <w:sz w:val="20"/>
              </w:rPr>
            </w:pPr>
            <w:r>
              <w:rPr>
                <w:spacing w:val="-4"/>
                <w:sz w:val="20"/>
              </w:rPr>
              <w:t>0.95</w:t>
            </w:r>
          </w:p>
        </w:tc>
        <w:tc>
          <w:tcPr>
            <w:tcW w:w="1120" w:type="dxa"/>
          </w:tcPr>
          <w:p w14:paraId="1882052D" w14:textId="77777777" w:rsidR="005A2A7E" w:rsidRDefault="008E3266">
            <w:pPr>
              <w:pStyle w:val="TableParagraph"/>
              <w:spacing w:before="13" w:line="207" w:lineRule="exact"/>
              <w:ind w:left="29" w:right="10"/>
              <w:rPr>
                <w:sz w:val="20"/>
              </w:rPr>
            </w:pPr>
            <w:r>
              <w:rPr>
                <w:spacing w:val="-4"/>
                <w:sz w:val="20"/>
              </w:rPr>
              <w:t>0.96</w:t>
            </w:r>
          </w:p>
        </w:tc>
        <w:tc>
          <w:tcPr>
            <w:tcW w:w="1100" w:type="dxa"/>
          </w:tcPr>
          <w:p w14:paraId="4F0D3DA7" w14:textId="77777777" w:rsidR="005A2A7E" w:rsidRDefault="008E3266">
            <w:pPr>
              <w:pStyle w:val="TableParagraph"/>
              <w:spacing w:before="13" w:line="207" w:lineRule="exact"/>
              <w:ind w:left="19"/>
              <w:rPr>
                <w:sz w:val="20"/>
              </w:rPr>
            </w:pPr>
            <w:r>
              <w:rPr>
                <w:spacing w:val="-4"/>
                <w:sz w:val="20"/>
              </w:rPr>
              <w:t>0.95</w:t>
            </w:r>
          </w:p>
        </w:tc>
      </w:tr>
      <w:tr w:rsidR="005A2A7E" w14:paraId="6A387A39" w14:textId="77777777">
        <w:trPr>
          <w:trHeight w:val="220"/>
        </w:trPr>
        <w:tc>
          <w:tcPr>
            <w:tcW w:w="2920" w:type="dxa"/>
          </w:tcPr>
          <w:p w14:paraId="73064115" w14:textId="77777777" w:rsidR="005A2A7E" w:rsidRDefault="008E3266">
            <w:pPr>
              <w:pStyle w:val="TableParagraph"/>
              <w:ind w:left="106"/>
              <w:jc w:val="left"/>
              <w:rPr>
                <w:sz w:val="20"/>
              </w:rPr>
            </w:pPr>
            <w:del w:id="319" w:author="Dekan" w:date="2025-02-10T02:24:00Z">
              <w:r w:rsidDel="00F16766">
                <w:rPr>
                  <w:spacing w:val="-5"/>
                  <w:sz w:val="20"/>
                </w:rPr>
                <w:delText>KNN</w:delText>
              </w:r>
            </w:del>
            <w:ins w:id="320" w:author="Dekan" w:date="2025-02-10T02:24:00Z">
              <w:r w:rsidR="00F16766">
                <w:rPr>
                  <w:spacing w:val="-5"/>
                  <w:sz w:val="20"/>
                </w:rPr>
                <w:t>KNN</w:t>
              </w:r>
            </w:ins>
          </w:p>
        </w:tc>
        <w:tc>
          <w:tcPr>
            <w:tcW w:w="1240" w:type="dxa"/>
          </w:tcPr>
          <w:p w14:paraId="51FBC3BB" w14:textId="77777777" w:rsidR="005A2A7E" w:rsidRDefault="008E3266">
            <w:pPr>
              <w:pStyle w:val="TableParagraph"/>
              <w:rPr>
                <w:sz w:val="20"/>
              </w:rPr>
            </w:pPr>
            <w:r>
              <w:rPr>
                <w:spacing w:val="-4"/>
                <w:sz w:val="20"/>
              </w:rPr>
              <w:t>0.99</w:t>
            </w:r>
          </w:p>
        </w:tc>
        <w:tc>
          <w:tcPr>
            <w:tcW w:w="1080" w:type="dxa"/>
          </w:tcPr>
          <w:p w14:paraId="4290B593" w14:textId="77777777" w:rsidR="005A2A7E" w:rsidRDefault="008E3266">
            <w:pPr>
              <w:pStyle w:val="TableParagraph"/>
              <w:ind w:left="69" w:right="55"/>
              <w:rPr>
                <w:sz w:val="20"/>
              </w:rPr>
            </w:pPr>
            <w:r>
              <w:rPr>
                <w:spacing w:val="-4"/>
                <w:sz w:val="20"/>
              </w:rPr>
              <w:t>0.99</w:t>
            </w:r>
          </w:p>
        </w:tc>
        <w:tc>
          <w:tcPr>
            <w:tcW w:w="1120" w:type="dxa"/>
          </w:tcPr>
          <w:p w14:paraId="44929DAC" w14:textId="77777777" w:rsidR="005A2A7E" w:rsidRDefault="008E3266">
            <w:pPr>
              <w:pStyle w:val="TableParagraph"/>
              <w:ind w:left="29" w:right="10"/>
              <w:rPr>
                <w:sz w:val="20"/>
              </w:rPr>
            </w:pPr>
            <w:r>
              <w:rPr>
                <w:spacing w:val="-4"/>
                <w:sz w:val="20"/>
              </w:rPr>
              <w:t>0.99</w:t>
            </w:r>
          </w:p>
        </w:tc>
        <w:tc>
          <w:tcPr>
            <w:tcW w:w="1100" w:type="dxa"/>
          </w:tcPr>
          <w:p w14:paraId="47B79E16" w14:textId="77777777" w:rsidR="005A2A7E" w:rsidRDefault="008E3266">
            <w:pPr>
              <w:pStyle w:val="TableParagraph"/>
              <w:ind w:left="19"/>
              <w:rPr>
                <w:sz w:val="20"/>
              </w:rPr>
            </w:pPr>
            <w:r>
              <w:rPr>
                <w:spacing w:val="-4"/>
                <w:sz w:val="20"/>
              </w:rPr>
              <w:t>0.99</w:t>
            </w:r>
          </w:p>
        </w:tc>
      </w:tr>
      <w:tr w:rsidR="005A2A7E" w14:paraId="62925BBF" w14:textId="77777777">
        <w:trPr>
          <w:trHeight w:val="220"/>
        </w:trPr>
        <w:tc>
          <w:tcPr>
            <w:tcW w:w="2920" w:type="dxa"/>
          </w:tcPr>
          <w:p w14:paraId="13B5BA72" w14:textId="77777777" w:rsidR="005A2A7E" w:rsidRDefault="008E3266">
            <w:pPr>
              <w:pStyle w:val="TableParagraph"/>
              <w:spacing w:before="3" w:line="197" w:lineRule="exact"/>
              <w:ind w:left="106"/>
              <w:jc w:val="left"/>
              <w:rPr>
                <w:sz w:val="20"/>
              </w:rPr>
            </w:pPr>
            <w:r>
              <w:rPr>
                <w:spacing w:val="-5"/>
                <w:sz w:val="20"/>
              </w:rPr>
              <w:t>SVM</w:t>
            </w:r>
          </w:p>
        </w:tc>
        <w:tc>
          <w:tcPr>
            <w:tcW w:w="1240" w:type="dxa"/>
          </w:tcPr>
          <w:p w14:paraId="3DBE63CF" w14:textId="77777777" w:rsidR="005A2A7E" w:rsidRDefault="008E3266">
            <w:pPr>
              <w:pStyle w:val="TableParagraph"/>
              <w:spacing w:before="3" w:line="197" w:lineRule="exact"/>
              <w:rPr>
                <w:sz w:val="20"/>
              </w:rPr>
            </w:pPr>
            <w:r>
              <w:rPr>
                <w:spacing w:val="-4"/>
                <w:sz w:val="20"/>
              </w:rPr>
              <w:t>1.00</w:t>
            </w:r>
          </w:p>
        </w:tc>
        <w:tc>
          <w:tcPr>
            <w:tcW w:w="1080" w:type="dxa"/>
          </w:tcPr>
          <w:p w14:paraId="4C07BF1C" w14:textId="77777777" w:rsidR="005A2A7E" w:rsidRDefault="008E3266">
            <w:pPr>
              <w:pStyle w:val="TableParagraph"/>
              <w:spacing w:before="3" w:line="197" w:lineRule="exact"/>
              <w:ind w:left="69" w:right="55"/>
              <w:rPr>
                <w:sz w:val="20"/>
              </w:rPr>
            </w:pPr>
            <w:r>
              <w:rPr>
                <w:spacing w:val="-4"/>
                <w:sz w:val="20"/>
              </w:rPr>
              <w:t>1.00</w:t>
            </w:r>
          </w:p>
        </w:tc>
        <w:tc>
          <w:tcPr>
            <w:tcW w:w="1120" w:type="dxa"/>
          </w:tcPr>
          <w:p w14:paraId="603B76E0" w14:textId="77777777" w:rsidR="005A2A7E" w:rsidRDefault="008E3266">
            <w:pPr>
              <w:pStyle w:val="TableParagraph"/>
              <w:spacing w:before="3" w:line="197" w:lineRule="exact"/>
              <w:ind w:left="29" w:right="10"/>
              <w:rPr>
                <w:sz w:val="20"/>
              </w:rPr>
            </w:pPr>
            <w:r>
              <w:rPr>
                <w:spacing w:val="-4"/>
                <w:sz w:val="20"/>
              </w:rPr>
              <w:t>1.00</w:t>
            </w:r>
          </w:p>
        </w:tc>
        <w:tc>
          <w:tcPr>
            <w:tcW w:w="1100" w:type="dxa"/>
          </w:tcPr>
          <w:p w14:paraId="644C6A2E" w14:textId="77777777" w:rsidR="005A2A7E" w:rsidRDefault="008E3266">
            <w:pPr>
              <w:pStyle w:val="TableParagraph"/>
              <w:spacing w:before="3" w:line="197" w:lineRule="exact"/>
              <w:ind w:left="19"/>
              <w:rPr>
                <w:sz w:val="20"/>
              </w:rPr>
            </w:pPr>
            <w:r>
              <w:rPr>
                <w:spacing w:val="-4"/>
                <w:sz w:val="20"/>
              </w:rPr>
              <w:t>1.00</w:t>
            </w:r>
          </w:p>
        </w:tc>
      </w:tr>
      <w:tr w:rsidR="005A2A7E" w14:paraId="7A81DEF9" w14:textId="77777777">
        <w:trPr>
          <w:trHeight w:val="220"/>
        </w:trPr>
        <w:tc>
          <w:tcPr>
            <w:tcW w:w="2920" w:type="dxa"/>
          </w:tcPr>
          <w:p w14:paraId="23D6A3F4" w14:textId="77777777" w:rsidR="005A2A7E" w:rsidRDefault="008E3266">
            <w:pPr>
              <w:pStyle w:val="TableParagraph"/>
              <w:spacing w:before="8" w:line="192" w:lineRule="exact"/>
              <w:ind w:left="106"/>
              <w:jc w:val="left"/>
              <w:rPr>
                <w:sz w:val="20"/>
              </w:rPr>
            </w:pPr>
            <w:r>
              <w:rPr>
                <w:sz w:val="20"/>
              </w:rPr>
              <w:t>Decision</w:t>
            </w:r>
            <w:r>
              <w:rPr>
                <w:spacing w:val="-8"/>
                <w:sz w:val="20"/>
              </w:rPr>
              <w:t xml:space="preserve"> </w:t>
            </w:r>
            <w:r>
              <w:rPr>
                <w:spacing w:val="-4"/>
                <w:sz w:val="20"/>
              </w:rPr>
              <w:t>Tree</w:t>
            </w:r>
          </w:p>
        </w:tc>
        <w:tc>
          <w:tcPr>
            <w:tcW w:w="1240" w:type="dxa"/>
          </w:tcPr>
          <w:p w14:paraId="7C5C7AE3" w14:textId="77777777" w:rsidR="005A2A7E" w:rsidRDefault="008E3266">
            <w:pPr>
              <w:pStyle w:val="TableParagraph"/>
              <w:spacing w:before="8" w:line="192" w:lineRule="exact"/>
              <w:rPr>
                <w:sz w:val="20"/>
              </w:rPr>
            </w:pPr>
            <w:r>
              <w:rPr>
                <w:spacing w:val="-4"/>
                <w:sz w:val="20"/>
              </w:rPr>
              <w:t>0.99</w:t>
            </w:r>
          </w:p>
        </w:tc>
        <w:tc>
          <w:tcPr>
            <w:tcW w:w="1080" w:type="dxa"/>
          </w:tcPr>
          <w:p w14:paraId="02E35FF6" w14:textId="77777777" w:rsidR="005A2A7E" w:rsidRDefault="008E3266">
            <w:pPr>
              <w:pStyle w:val="TableParagraph"/>
              <w:spacing w:before="8" w:line="192" w:lineRule="exact"/>
              <w:ind w:left="69" w:right="55"/>
              <w:rPr>
                <w:sz w:val="20"/>
              </w:rPr>
            </w:pPr>
            <w:r>
              <w:rPr>
                <w:spacing w:val="-4"/>
                <w:sz w:val="20"/>
              </w:rPr>
              <w:t>0.99</w:t>
            </w:r>
          </w:p>
        </w:tc>
        <w:tc>
          <w:tcPr>
            <w:tcW w:w="1120" w:type="dxa"/>
          </w:tcPr>
          <w:p w14:paraId="67E51FD4" w14:textId="77777777" w:rsidR="005A2A7E" w:rsidRDefault="008E3266">
            <w:pPr>
              <w:pStyle w:val="TableParagraph"/>
              <w:spacing w:before="8" w:line="192" w:lineRule="exact"/>
              <w:ind w:left="29" w:right="10"/>
              <w:rPr>
                <w:sz w:val="20"/>
              </w:rPr>
            </w:pPr>
            <w:r>
              <w:rPr>
                <w:spacing w:val="-4"/>
                <w:sz w:val="20"/>
              </w:rPr>
              <w:t>0.99</w:t>
            </w:r>
          </w:p>
        </w:tc>
        <w:tc>
          <w:tcPr>
            <w:tcW w:w="1100" w:type="dxa"/>
          </w:tcPr>
          <w:p w14:paraId="5C030273" w14:textId="77777777" w:rsidR="005A2A7E" w:rsidRDefault="008E3266">
            <w:pPr>
              <w:pStyle w:val="TableParagraph"/>
              <w:spacing w:before="8" w:line="192" w:lineRule="exact"/>
              <w:ind w:left="19"/>
              <w:rPr>
                <w:sz w:val="20"/>
              </w:rPr>
            </w:pPr>
            <w:r>
              <w:rPr>
                <w:spacing w:val="-4"/>
                <w:sz w:val="20"/>
              </w:rPr>
              <w:t>0.99</w:t>
            </w:r>
          </w:p>
        </w:tc>
      </w:tr>
      <w:tr w:rsidR="005A2A7E" w14:paraId="768565B4" w14:textId="77777777">
        <w:trPr>
          <w:trHeight w:val="239"/>
        </w:trPr>
        <w:tc>
          <w:tcPr>
            <w:tcW w:w="2920" w:type="dxa"/>
          </w:tcPr>
          <w:p w14:paraId="6353F78F" w14:textId="77777777" w:rsidR="005A2A7E" w:rsidRDefault="008E3266">
            <w:pPr>
              <w:pStyle w:val="TableParagraph"/>
              <w:spacing w:before="13" w:line="207" w:lineRule="exact"/>
              <w:ind w:left="106"/>
              <w:jc w:val="left"/>
              <w:rPr>
                <w:sz w:val="20"/>
              </w:rPr>
            </w:pPr>
            <w:r>
              <w:rPr>
                <w:sz w:val="20"/>
              </w:rPr>
              <w:t>Random</w:t>
            </w:r>
            <w:r>
              <w:rPr>
                <w:spacing w:val="-6"/>
                <w:sz w:val="20"/>
              </w:rPr>
              <w:t xml:space="preserve"> </w:t>
            </w:r>
            <w:r>
              <w:rPr>
                <w:sz w:val="20"/>
              </w:rPr>
              <w:t>Forest</w:t>
            </w:r>
            <w:r>
              <w:rPr>
                <w:spacing w:val="-6"/>
                <w:sz w:val="20"/>
              </w:rPr>
              <w:t xml:space="preserve"> </w:t>
            </w:r>
            <w:r>
              <w:rPr>
                <w:spacing w:val="-2"/>
                <w:sz w:val="20"/>
              </w:rPr>
              <w:t>Classifier</w:t>
            </w:r>
          </w:p>
        </w:tc>
        <w:tc>
          <w:tcPr>
            <w:tcW w:w="1240" w:type="dxa"/>
          </w:tcPr>
          <w:p w14:paraId="274D0197" w14:textId="77777777" w:rsidR="005A2A7E" w:rsidRDefault="008E3266">
            <w:pPr>
              <w:pStyle w:val="TableParagraph"/>
              <w:spacing w:before="13" w:line="207" w:lineRule="exact"/>
              <w:rPr>
                <w:sz w:val="20"/>
              </w:rPr>
            </w:pPr>
            <w:r>
              <w:rPr>
                <w:spacing w:val="-4"/>
                <w:sz w:val="20"/>
              </w:rPr>
              <w:t>0.99</w:t>
            </w:r>
          </w:p>
        </w:tc>
        <w:tc>
          <w:tcPr>
            <w:tcW w:w="1080" w:type="dxa"/>
          </w:tcPr>
          <w:p w14:paraId="5042D320" w14:textId="77777777" w:rsidR="005A2A7E" w:rsidRDefault="008E3266">
            <w:pPr>
              <w:pStyle w:val="TableParagraph"/>
              <w:spacing w:before="13" w:line="207" w:lineRule="exact"/>
              <w:ind w:left="69" w:right="55"/>
              <w:rPr>
                <w:sz w:val="20"/>
              </w:rPr>
            </w:pPr>
            <w:r>
              <w:rPr>
                <w:spacing w:val="-4"/>
                <w:sz w:val="20"/>
              </w:rPr>
              <w:t>0.99</w:t>
            </w:r>
          </w:p>
        </w:tc>
        <w:tc>
          <w:tcPr>
            <w:tcW w:w="1120" w:type="dxa"/>
          </w:tcPr>
          <w:p w14:paraId="2EAA413A" w14:textId="77777777" w:rsidR="005A2A7E" w:rsidRDefault="008E3266">
            <w:pPr>
              <w:pStyle w:val="TableParagraph"/>
              <w:spacing w:before="13" w:line="207" w:lineRule="exact"/>
              <w:ind w:left="29" w:right="10"/>
              <w:rPr>
                <w:sz w:val="20"/>
              </w:rPr>
            </w:pPr>
            <w:r>
              <w:rPr>
                <w:spacing w:val="-4"/>
                <w:sz w:val="20"/>
              </w:rPr>
              <w:t>0.99</w:t>
            </w:r>
          </w:p>
        </w:tc>
        <w:tc>
          <w:tcPr>
            <w:tcW w:w="1100" w:type="dxa"/>
          </w:tcPr>
          <w:p w14:paraId="5495164D" w14:textId="77777777" w:rsidR="005A2A7E" w:rsidRDefault="008E3266">
            <w:pPr>
              <w:pStyle w:val="TableParagraph"/>
              <w:spacing w:before="13" w:line="207" w:lineRule="exact"/>
              <w:ind w:left="19"/>
              <w:rPr>
                <w:sz w:val="20"/>
              </w:rPr>
            </w:pPr>
            <w:r>
              <w:rPr>
                <w:spacing w:val="-4"/>
                <w:sz w:val="20"/>
              </w:rPr>
              <w:t>0.99</w:t>
            </w:r>
          </w:p>
        </w:tc>
      </w:tr>
      <w:tr w:rsidR="005A2A7E" w14:paraId="32E5EDCB" w14:textId="77777777">
        <w:trPr>
          <w:trHeight w:val="220"/>
        </w:trPr>
        <w:tc>
          <w:tcPr>
            <w:tcW w:w="2920" w:type="dxa"/>
          </w:tcPr>
          <w:p w14:paraId="769BB382" w14:textId="77777777" w:rsidR="005A2A7E" w:rsidRDefault="008E3266">
            <w:pPr>
              <w:pStyle w:val="TableParagraph"/>
              <w:ind w:left="106"/>
              <w:jc w:val="left"/>
              <w:rPr>
                <w:sz w:val="20"/>
              </w:rPr>
            </w:pPr>
            <w:r>
              <w:rPr>
                <w:sz w:val="20"/>
              </w:rPr>
              <w:t>Gradient</w:t>
            </w:r>
            <w:r>
              <w:rPr>
                <w:spacing w:val="-8"/>
                <w:sz w:val="20"/>
              </w:rPr>
              <w:t xml:space="preserve"> </w:t>
            </w:r>
            <w:r>
              <w:rPr>
                <w:sz w:val="20"/>
              </w:rPr>
              <w:t>Boosting</w:t>
            </w:r>
            <w:r>
              <w:rPr>
                <w:spacing w:val="-8"/>
                <w:sz w:val="20"/>
              </w:rPr>
              <w:t xml:space="preserve"> </w:t>
            </w:r>
            <w:r>
              <w:rPr>
                <w:spacing w:val="-2"/>
                <w:sz w:val="20"/>
              </w:rPr>
              <w:t>Classifier</w:t>
            </w:r>
          </w:p>
        </w:tc>
        <w:tc>
          <w:tcPr>
            <w:tcW w:w="1240" w:type="dxa"/>
          </w:tcPr>
          <w:p w14:paraId="4E426B80" w14:textId="77777777" w:rsidR="005A2A7E" w:rsidRDefault="008E3266">
            <w:pPr>
              <w:pStyle w:val="TableParagraph"/>
              <w:rPr>
                <w:sz w:val="20"/>
              </w:rPr>
            </w:pPr>
            <w:r>
              <w:rPr>
                <w:spacing w:val="-4"/>
                <w:sz w:val="20"/>
              </w:rPr>
              <w:t>0.99</w:t>
            </w:r>
          </w:p>
        </w:tc>
        <w:tc>
          <w:tcPr>
            <w:tcW w:w="1080" w:type="dxa"/>
          </w:tcPr>
          <w:p w14:paraId="6522EF48" w14:textId="77777777" w:rsidR="005A2A7E" w:rsidRDefault="008E3266">
            <w:pPr>
              <w:pStyle w:val="TableParagraph"/>
              <w:ind w:left="69" w:right="55"/>
              <w:rPr>
                <w:sz w:val="20"/>
              </w:rPr>
            </w:pPr>
            <w:r>
              <w:rPr>
                <w:spacing w:val="-4"/>
                <w:sz w:val="20"/>
              </w:rPr>
              <w:t>0.99</w:t>
            </w:r>
          </w:p>
        </w:tc>
        <w:tc>
          <w:tcPr>
            <w:tcW w:w="1120" w:type="dxa"/>
          </w:tcPr>
          <w:p w14:paraId="08427893" w14:textId="77777777" w:rsidR="005A2A7E" w:rsidRDefault="008E3266">
            <w:pPr>
              <w:pStyle w:val="TableParagraph"/>
              <w:ind w:left="29" w:right="10"/>
              <w:rPr>
                <w:sz w:val="20"/>
              </w:rPr>
            </w:pPr>
            <w:r>
              <w:rPr>
                <w:spacing w:val="-4"/>
                <w:sz w:val="20"/>
              </w:rPr>
              <w:t>0.99</w:t>
            </w:r>
          </w:p>
        </w:tc>
        <w:tc>
          <w:tcPr>
            <w:tcW w:w="1100" w:type="dxa"/>
          </w:tcPr>
          <w:p w14:paraId="79184397" w14:textId="77777777" w:rsidR="005A2A7E" w:rsidRDefault="008E3266">
            <w:pPr>
              <w:pStyle w:val="TableParagraph"/>
              <w:ind w:left="19"/>
              <w:rPr>
                <w:sz w:val="20"/>
              </w:rPr>
            </w:pPr>
            <w:r>
              <w:rPr>
                <w:spacing w:val="-4"/>
                <w:sz w:val="20"/>
              </w:rPr>
              <w:t>0.99</w:t>
            </w:r>
          </w:p>
        </w:tc>
      </w:tr>
      <w:tr w:rsidR="005A2A7E" w14:paraId="61CB0670" w14:textId="77777777">
        <w:trPr>
          <w:trHeight w:val="220"/>
        </w:trPr>
        <w:tc>
          <w:tcPr>
            <w:tcW w:w="2920" w:type="dxa"/>
          </w:tcPr>
          <w:p w14:paraId="39E05AD7" w14:textId="77777777" w:rsidR="005A2A7E" w:rsidRDefault="008E3266">
            <w:pPr>
              <w:pStyle w:val="TableParagraph"/>
              <w:spacing w:before="3" w:line="197" w:lineRule="exact"/>
              <w:ind w:left="106"/>
              <w:jc w:val="left"/>
              <w:rPr>
                <w:sz w:val="20"/>
              </w:rPr>
            </w:pPr>
            <w:r>
              <w:rPr>
                <w:sz w:val="20"/>
              </w:rPr>
              <w:t>Gaussian</w:t>
            </w:r>
            <w:r>
              <w:rPr>
                <w:spacing w:val="-6"/>
                <w:sz w:val="20"/>
              </w:rPr>
              <w:t xml:space="preserve"> </w:t>
            </w:r>
            <w:r>
              <w:rPr>
                <w:sz w:val="20"/>
              </w:rPr>
              <w:t>Naive</w:t>
            </w:r>
            <w:r>
              <w:rPr>
                <w:spacing w:val="-6"/>
                <w:sz w:val="20"/>
              </w:rPr>
              <w:t xml:space="preserve"> </w:t>
            </w:r>
            <w:r>
              <w:rPr>
                <w:sz w:val="20"/>
              </w:rPr>
              <w:t>Bayes</w:t>
            </w:r>
            <w:r>
              <w:rPr>
                <w:spacing w:val="-6"/>
                <w:sz w:val="20"/>
              </w:rPr>
              <w:t xml:space="preserve"> </w:t>
            </w:r>
            <w:r>
              <w:rPr>
                <w:spacing w:val="-2"/>
                <w:sz w:val="20"/>
              </w:rPr>
              <w:t>Classifier</w:t>
            </w:r>
          </w:p>
        </w:tc>
        <w:tc>
          <w:tcPr>
            <w:tcW w:w="1240" w:type="dxa"/>
          </w:tcPr>
          <w:p w14:paraId="6F09B8A1" w14:textId="77777777" w:rsidR="005A2A7E" w:rsidRDefault="008E3266">
            <w:pPr>
              <w:pStyle w:val="TableParagraph"/>
              <w:spacing w:before="3" w:line="197" w:lineRule="exact"/>
              <w:rPr>
                <w:sz w:val="20"/>
              </w:rPr>
            </w:pPr>
            <w:r>
              <w:rPr>
                <w:spacing w:val="-4"/>
                <w:sz w:val="20"/>
              </w:rPr>
              <w:t>0.89</w:t>
            </w:r>
          </w:p>
        </w:tc>
        <w:tc>
          <w:tcPr>
            <w:tcW w:w="1080" w:type="dxa"/>
          </w:tcPr>
          <w:p w14:paraId="62FCE01D" w14:textId="77777777" w:rsidR="005A2A7E" w:rsidRDefault="008E3266">
            <w:pPr>
              <w:pStyle w:val="TableParagraph"/>
              <w:spacing w:before="3" w:line="197" w:lineRule="exact"/>
              <w:ind w:left="69" w:right="55"/>
              <w:rPr>
                <w:sz w:val="20"/>
              </w:rPr>
            </w:pPr>
            <w:r>
              <w:rPr>
                <w:spacing w:val="-4"/>
                <w:sz w:val="20"/>
              </w:rPr>
              <w:t>0.92</w:t>
            </w:r>
          </w:p>
        </w:tc>
        <w:tc>
          <w:tcPr>
            <w:tcW w:w="1120" w:type="dxa"/>
          </w:tcPr>
          <w:p w14:paraId="1A2E9A78" w14:textId="77777777" w:rsidR="005A2A7E" w:rsidRDefault="008E3266">
            <w:pPr>
              <w:pStyle w:val="TableParagraph"/>
              <w:spacing w:before="3" w:line="197" w:lineRule="exact"/>
              <w:ind w:left="29" w:right="10"/>
              <w:rPr>
                <w:sz w:val="20"/>
              </w:rPr>
            </w:pPr>
            <w:r>
              <w:rPr>
                <w:spacing w:val="-4"/>
                <w:sz w:val="20"/>
              </w:rPr>
              <w:t>0.87</w:t>
            </w:r>
          </w:p>
        </w:tc>
        <w:tc>
          <w:tcPr>
            <w:tcW w:w="1100" w:type="dxa"/>
          </w:tcPr>
          <w:p w14:paraId="08E8B095" w14:textId="77777777" w:rsidR="005A2A7E" w:rsidRDefault="008E3266">
            <w:pPr>
              <w:pStyle w:val="TableParagraph"/>
              <w:spacing w:before="3" w:line="197" w:lineRule="exact"/>
              <w:ind w:left="19"/>
              <w:rPr>
                <w:sz w:val="20"/>
              </w:rPr>
            </w:pPr>
            <w:r>
              <w:rPr>
                <w:spacing w:val="-4"/>
                <w:sz w:val="20"/>
              </w:rPr>
              <w:t>0.89</w:t>
            </w:r>
          </w:p>
        </w:tc>
      </w:tr>
      <w:tr w:rsidR="005A2A7E" w14:paraId="7B66C4F6" w14:textId="77777777">
        <w:trPr>
          <w:trHeight w:val="220"/>
        </w:trPr>
        <w:tc>
          <w:tcPr>
            <w:tcW w:w="2920" w:type="dxa"/>
          </w:tcPr>
          <w:p w14:paraId="44C2ED60" w14:textId="77777777" w:rsidR="005A2A7E" w:rsidRDefault="008E3266">
            <w:pPr>
              <w:pStyle w:val="TableParagraph"/>
              <w:spacing w:before="8" w:line="192" w:lineRule="exact"/>
              <w:ind w:left="106"/>
              <w:jc w:val="left"/>
              <w:rPr>
                <w:sz w:val="20"/>
              </w:rPr>
            </w:pPr>
            <w:r>
              <w:rPr>
                <w:spacing w:val="-2"/>
                <w:sz w:val="20"/>
              </w:rPr>
              <w:t>XGBoost</w:t>
            </w:r>
          </w:p>
        </w:tc>
        <w:tc>
          <w:tcPr>
            <w:tcW w:w="1240" w:type="dxa"/>
          </w:tcPr>
          <w:p w14:paraId="05194AEE" w14:textId="77777777" w:rsidR="005A2A7E" w:rsidRDefault="008E3266">
            <w:pPr>
              <w:pStyle w:val="TableParagraph"/>
              <w:spacing w:before="8" w:line="192" w:lineRule="exact"/>
              <w:rPr>
                <w:sz w:val="20"/>
              </w:rPr>
            </w:pPr>
            <w:r>
              <w:rPr>
                <w:spacing w:val="-4"/>
                <w:sz w:val="20"/>
              </w:rPr>
              <w:t>0.99</w:t>
            </w:r>
          </w:p>
        </w:tc>
        <w:tc>
          <w:tcPr>
            <w:tcW w:w="1080" w:type="dxa"/>
          </w:tcPr>
          <w:p w14:paraId="365C31C7" w14:textId="77777777" w:rsidR="005A2A7E" w:rsidRDefault="008E3266">
            <w:pPr>
              <w:pStyle w:val="TableParagraph"/>
              <w:spacing w:before="8" w:line="192" w:lineRule="exact"/>
              <w:ind w:left="69" w:right="55"/>
              <w:rPr>
                <w:sz w:val="20"/>
              </w:rPr>
            </w:pPr>
            <w:r>
              <w:rPr>
                <w:spacing w:val="-4"/>
                <w:sz w:val="20"/>
              </w:rPr>
              <w:t>0.99</w:t>
            </w:r>
          </w:p>
        </w:tc>
        <w:tc>
          <w:tcPr>
            <w:tcW w:w="1120" w:type="dxa"/>
          </w:tcPr>
          <w:p w14:paraId="09EE644E" w14:textId="77777777" w:rsidR="005A2A7E" w:rsidRDefault="008E3266">
            <w:pPr>
              <w:pStyle w:val="TableParagraph"/>
              <w:spacing w:before="8" w:line="192" w:lineRule="exact"/>
              <w:ind w:left="29" w:right="10"/>
              <w:rPr>
                <w:sz w:val="20"/>
              </w:rPr>
            </w:pPr>
            <w:r>
              <w:rPr>
                <w:spacing w:val="-4"/>
                <w:sz w:val="20"/>
              </w:rPr>
              <w:t>0.99</w:t>
            </w:r>
          </w:p>
        </w:tc>
        <w:tc>
          <w:tcPr>
            <w:tcW w:w="1100" w:type="dxa"/>
          </w:tcPr>
          <w:p w14:paraId="198AC2FB" w14:textId="77777777" w:rsidR="005A2A7E" w:rsidRDefault="008E3266">
            <w:pPr>
              <w:pStyle w:val="TableParagraph"/>
              <w:spacing w:before="8" w:line="192" w:lineRule="exact"/>
              <w:ind w:left="19"/>
              <w:rPr>
                <w:sz w:val="20"/>
              </w:rPr>
            </w:pPr>
            <w:r>
              <w:rPr>
                <w:spacing w:val="-4"/>
                <w:sz w:val="20"/>
              </w:rPr>
              <w:t>0.99</w:t>
            </w:r>
          </w:p>
        </w:tc>
      </w:tr>
      <w:tr w:rsidR="005A2A7E" w14:paraId="292A1703" w14:textId="77777777">
        <w:trPr>
          <w:trHeight w:val="239"/>
        </w:trPr>
        <w:tc>
          <w:tcPr>
            <w:tcW w:w="2920" w:type="dxa"/>
          </w:tcPr>
          <w:p w14:paraId="309F10E5" w14:textId="77777777" w:rsidR="005A2A7E" w:rsidRDefault="008E3266">
            <w:pPr>
              <w:pStyle w:val="TableParagraph"/>
              <w:spacing w:before="13" w:line="207" w:lineRule="exact"/>
              <w:ind w:left="106"/>
              <w:jc w:val="left"/>
              <w:rPr>
                <w:sz w:val="20"/>
              </w:rPr>
            </w:pPr>
            <w:r>
              <w:rPr>
                <w:spacing w:val="-5"/>
                <w:sz w:val="20"/>
              </w:rPr>
              <w:t>MLP</w:t>
            </w:r>
          </w:p>
        </w:tc>
        <w:tc>
          <w:tcPr>
            <w:tcW w:w="1240" w:type="dxa"/>
          </w:tcPr>
          <w:p w14:paraId="615800E0" w14:textId="77777777" w:rsidR="005A2A7E" w:rsidRDefault="008E3266">
            <w:pPr>
              <w:pStyle w:val="TableParagraph"/>
              <w:spacing w:before="13" w:line="207" w:lineRule="exact"/>
              <w:rPr>
                <w:sz w:val="20"/>
              </w:rPr>
            </w:pPr>
            <w:r>
              <w:rPr>
                <w:spacing w:val="-4"/>
                <w:sz w:val="20"/>
              </w:rPr>
              <w:t>0.99</w:t>
            </w:r>
          </w:p>
        </w:tc>
        <w:tc>
          <w:tcPr>
            <w:tcW w:w="1080" w:type="dxa"/>
          </w:tcPr>
          <w:p w14:paraId="0826697F" w14:textId="77777777" w:rsidR="005A2A7E" w:rsidRDefault="008E3266">
            <w:pPr>
              <w:pStyle w:val="TableParagraph"/>
              <w:spacing w:before="13" w:line="207" w:lineRule="exact"/>
              <w:ind w:left="69" w:right="55"/>
              <w:rPr>
                <w:sz w:val="20"/>
              </w:rPr>
            </w:pPr>
            <w:r>
              <w:rPr>
                <w:spacing w:val="-4"/>
                <w:sz w:val="20"/>
              </w:rPr>
              <w:t>0.99</w:t>
            </w:r>
          </w:p>
        </w:tc>
        <w:tc>
          <w:tcPr>
            <w:tcW w:w="1120" w:type="dxa"/>
          </w:tcPr>
          <w:p w14:paraId="44A9D1A0" w14:textId="77777777" w:rsidR="005A2A7E" w:rsidRDefault="008E3266">
            <w:pPr>
              <w:pStyle w:val="TableParagraph"/>
              <w:spacing w:before="13" w:line="207" w:lineRule="exact"/>
              <w:ind w:left="29" w:right="10"/>
              <w:rPr>
                <w:sz w:val="20"/>
              </w:rPr>
            </w:pPr>
            <w:r>
              <w:rPr>
                <w:spacing w:val="-4"/>
                <w:sz w:val="20"/>
              </w:rPr>
              <w:t>0.99</w:t>
            </w:r>
          </w:p>
        </w:tc>
        <w:tc>
          <w:tcPr>
            <w:tcW w:w="1100" w:type="dxa"/>
          </w:tcPr>
          <w:p w14:paraId="41DBD293" w14:textId="77777777" w:rsidR="005A2A7E" w:rsidRDefault="008E3266">
            <w:pPr>
              <w:pStyle w:val="TableParagraph"/>
              <w:spacing w:before="13" w:line="207" w:lineRule="exact"/>
              <w:ind w:left="19"/>
              <w:rPr>
                <w:sz w:val="20"/>
              </w:rPr>
            </w:pPr>
            <w:r>
              <w:rPr>
                <w:spacing w:val="-4"/>
                <w:sz w:val="20"/>
              </w:rPr>
              <w:t>0.99</w:t>
            </w:r>
          </w:p>
        </w:tc>
      </w:tr>
    </w:tbl>
    <w:p w14:paraId="4EC19E1D" w14:textId="77777777" w:rsidR="005A2A7E" w:rsidRDefault="005A2A7E">
      <w:pPr>
        <w:pStyle w:val="GvdeMetni"/>
        <w:spacing w:before="10"/>
        <w:ind w:left="0"/>
        <w:rPr>
          <w:sz w:val="20"/>
        </w:rPr>
      </w:pPr>
    </w:p>
    <w:p w14:paraId="74DB9812" w14:textId="77777777" w:rsidR="005A2A7E" w:rsidRDefault="008E3266">
      <w:pPr>
        <w:pStyle w:val="GvdeMetni"/>
        <w:spacing w:before="1" w:line="276" w:lineRule="auto"/>
        <w:ind w:right="183"/>
        <w:jc w:val="both"/>
      </w:pPr>
      <w:r>
        <w:t xml:space="preserve">The CICIDS2017 dataset was another test set used in this study. Similar to previous experiments, Logistic Regression, </w:t>
      </w:r>
      <w:del w:id="321" w:author="Dekan" w:date="2025-02-10T02:23:00Z">
        <w:r w:rsidDel="00F16766">
          <w:delText>K-Nearest Neighbors (</w:delText>
        </w:r>
      </w:del>
      <w:del w:id="322" w:author="Dekan" w:date="2025-02-10T02:24:00Z">
        <w:r w:rsidDel="00F16766">
          <w:delText>KNN</w:delText>
        </w:r>
      </w:del>
      <w:ins w:id="323" w:author="Dekan" w:date="2025-02-10T02:24:00Z">
        <w:r w:rsidR="00F16766">
          <w:t>KNN</w:t>
        </w:r>
      </w:ins>
      <w:del w:id="324" w:author="Dekan" w:date="2025-02-10T02:23:00Z">
        <w:r w:rsidDel="00F16766">
          <w:delText>)</w:delText>
        </w:r>
      </w:del>
      <w:r>
        <w:t xml:space="preserve">, </w:t>
      </w:r>
      <w:del w:id="325" w:author="Dekan" w:date="2025-02-10T02:26:00Z">
        <w:r w:rsidDel="00F16766">
          <w:delText>Support Vector Machine (</w:delText>
        </w:r>
      </w:del>
      <w:r>
        <w:t>SVM</w:t>
      </w:r>
      <w:del w:id="326" w:author="Dekan" w:date="2025-02-10T02:26:00Z">
        <w:r w:rsidDel="00F16766">
          <w:delText>)</w:delText>
        </w:r>
      </w:del>
      <w:r>
        <w:t xml:space="preserve">, </w:t>
      </w:r>
      <w:del w:id="327" w:author="Dekan" w:date="2025-02-10T02:32:00Z">
        <w:r w:rsidDel="00493143">
          <w:delText xml:space="preserve">Decision Tree, Random Forest, Gradient Boosting </w:delText>
        </w:r>
      </w:del>
      <w:ins w:id="328" w:author="Dekan" w:date="2025-02-10T02:32:00Z">
        <w:r w:rsidR="00493143">
          <w:t xml:space="preserve">DT, RF, GB </w:t>
        </w:r>
      </w:ins>
      <w:r>
        <w:t xml:space="preserve">Classifier, Gaussian Naïve Bayes Classifier, XGBoost, and </w:t>
      </w:r>
      <w:del w:id="329" w:author="Dekan" w:date="2025-02-10T01:54:00Z">
        <w:r w:rsidDel="008E3266">
          <w:delText>Multilayer Perceptron (MLP)</w:delText>
        </w:r>
      </w:del>
      <w:ins w:id="330" w:author="Dekan" w:date="2025-02-10T01:54:00Z">
        <w:r>
          <w:t>MLP</w:t>
        </w:r>
      </w:ins>
      <w:r>
        <w:t xml:space="preserve"> were trained and tested on this</w:t>
      </w:r>
      <w:r>
        <w:rPr>
          <w:spacing w:val="40"/>
        </w:rPr>
        <w:t xml:space="preserve"> </w:t>
      </w:r>
      <w:r>
        <w:t>dataset. The performance scores obtained from these experiments are presented in Table 7.</w:t>
      </w:r>
    </w:p>
    <w:p w14:paraId="2765ED11" w14:textId="77777777" w:rsidR="005A2A7E" w:rsidRDefault="008E3266">
      <w:pPr>
        <w:spacing w:before="240"/>
        <w:ind w:left="1894"/>
        <w:rPr>
          <w:sz w:val="20"/>
        </w:rPr>
      </w:pPr>
      <w:r>
        <w:rPr>
          <w:sz w:val="20"/>
        </w:rPr>
        <w:t>Table</w:t>
      </w:r>
      <w:r>
        <w:rPr>
          <w:spacing w:val="-10"/>
          <w:sz w:val="20"/>
        </w:rPr>
        <w:t xml:space="preserve"> </w:t>
      </w:r>
      <w:r>
        <w:rPr>
          <w:sz w:val="20"/>
        </w:rPr>
        <w:t>7.</w:t>
      </w:r>
      <w:r>
        <w:rPr>
          <w:spacing w:val="-8"/>
          <w:sz w:val="20"/>
        </w:rPr>
        <w:t xml:space="preserve"> </w:t>
      </w:r>
      <w:r>
        <w:rPr>
          <w:sz w:val="20"/>
        </w:rPr>
        <w:t>Results</w:t>
      </w:r>
      <w:r>
        <w:rPr>
          <w:spacing w:val="-8"/>
          <w:sz w:val="20"/>
        </w:rPr>
        <w:t xml:space="preserve"> </w:t>
      </w:r>
      <w:r>
        <w:rPr>
          <w:sz w:val="20"/>
        </w:rPr>
        <w:t>for</w:t>
      </w:r>
      <w:r>
        <w:rPr>
          <w:spacing w:val="-8"/>
          <w:sz w:val="20"/>
        </w:rPr>
        <w:t xml:space="preserve"> </w:t>
      </w:r>
      <w:r>
        <w:rPr>
          <w:sz w:val="20"/>
        </w:rPr>
        <w:t>Experiments</w:t>
      </w:r>
      <w:r>
        <w:rPr>
          <w:spacing w:val="-8"/>
          <w:sz w:val="20"/>
        </w:rPr>
        <w:t xml:space="preserve"> </w:t>
      </w:r>
      <w:r>
        <w:rPr>
          <w:sz w:val="20"/>
        </w:rPr>
        <w:t>Conducted</w:t>
      </w:r>
      <w:r>
        <w:rPr>
          <w:spacing w:val="-8"/>
          <w:sz w:val="20"/>
        </w:rPr>
        <w:t xml:space="preserve"> </w:t>
      </w:r>
      <w:r>
        <w:rPr>
          <w:sz w:val="20"/>
        </w:rPr>
        <w:t>on</w:t>
      </w:r>
      <w:r>
        <w:rPr>
          <w:spacing w:val="-8"/>
          <w:sz w:val="20"/>
        </w:rPr>
        <w:t xml:space="preserve"> </w:t>
      </w:r>
      <w:r>
        <w:rPr>
          <w:sz w:val="20"/>
        </w:rPr>
        <w:t>CICIDS2017</w:t>
      </w:r>
      <w:r>
        <w:rPr>
          <w:spacing w:val="-7"/>
          <w:sz w:val="20"/>
        </w:rPr>
        <w:t xml:space="preserve"> </w:t>
      </w:r>
      <w:r>
        <w:rPr>
          <w:spacing w:val="-2"/>
          <w:sz w:val="20"/>
        </w:rPr>
        <w:t>Dataset</w:t>
      </w:r>
    </w:p>
    <w:tbl>
      <w:tblPr>
        <w:tblStyle w:val="TableNormal"/>
        <w:tblW w:w="0" w:type="auto"/>
        <w:tblInd w:w="725" w:type="dxa"/>
        <w:tblBorders>
          <w:top w:val="single" w:sz="8" w:space="0" w:color="BEBEBE"/>
          <w:left w:val="single" w:sz="8" w:space="0" w:color="BEBEBE"/>
          <w:bottom w:val="single" w:sz="8" w:space="0" w:color="BEBEBE"/>
          <w:right w:val="single" w:sz="8" w:space="0" w:color="BEBEBE"/>
          <w:insideH w:val="single" w:sz="8" w:space="0" w:color="BEBEBE"/>
          <w:insideV w:val="single" w:sz="8" w:space="0" w:color="BEBEBE"/>
        </w:tblBorders>
        <w:tblLayout w:type="fixed"/>
        <w:tblLook w:val="01E0" w:firstRow="1" w:lastRow="1" w:firstColumn="1" w:lastColumn="1" w:noHBand="0" w:noVBand="0"/>
      </w:tblPr>
      <w:tblGrid>
        <w:gridCol w:w="2980"/>
        <w:gridCol w:w="1280"/>
        <w:gridCol w:w="1280"/>
        <w:gridCol w:w="1220"/>
        <w:gridCol w:w="1140"/>
      </w:tblGrid>
      <w:tr w:rsidR="005A2A7E" w14:paraId="17BA9997" w14:textId="77777777">
        <w:trPr>
          <w:trHeight w:val="219"/>
        </w:trPr>
        <w:tc>
          <w:tcPr>
            <w:tcW w:w="2980" w:type="dxa"/>
          </w:tcPr>
          <w:p w14:paraId="0C4468B1" w14:textId="77777777" w:rsidR="005A2A7E" w:rsidRDefault="008E3266">
            <w:pPr>
              <w:pStyle w:val="TableParagraph"/>
              <w:ind w:left="101"/>
              <w:jc w:val="left"/>
              <w:rPr>
                <w:b/>
                <w:sz w:val="20"/>
              </w:rPr>
            </w:pPr>
            <w:r>
              <w:rPr>
                <w:b/>
                <w:spacing w:val="-2"/>
                <w:sz w:val="20"/>
              </w:rPr>
              <w:t>Algorithms</w:t>
            </w:r>
          </w:p>
        </w:tc>
        <w:tc>
          <w:tcPr>
            <w:tcW w:w="1280" w:type="dxa"/>
          </w:tcPr>
          <w:p w14:paraId="3770F4AA" w14:textId="77777777" w:rsidR="005A2A7E" w:rsidRDefault="008E3266">
            <w:pPr>
              <w:pStyle w:val="TableParagraph"/>
              <w:ind w:left="19"/>
              <w:rPr>
                <w:b/>
                <w:sz w:val="20"/>
              </w:rPr>
            </w:pPr>
            <w:r>
              <w:rPr>
                <w:b/>
                <w:spacing w:val="-2"/>
                <w:sz w:val="20"/>
              </w:rPr>
              <w:t>Accuracy</w:t>
            </w:r>
          </w:p>
        </w:tc>
        <w:tc>
          <w:tcPr>
            <w:tcW w:w="1280" w:type="dxa"/>
          </w:tcPr>
          <w:p w14:paraId="0366F79A" w14:textId="77777777" w:rsidR="005A2A7E" w:rsidRDefault="008E3266">
            <w:pPr>
              <w:pStyle w:val="TableParagraph"/>
              <w:ind w:left="19" w:right="10"/>
              <w:rPr>
                <w:b/>
                <w:sz w:val="20"/>
              </w:rPr>
            </w:pPr>
            <w:r>
              <w:rPr>
                <w:b/>
                <w:spacing w:val="-2"/>
                <w:sz w:val="20"/>
              </w:rPr>
              <w:t>Precision</w:t>
            </w:r>
          </w:p>
        </w:tc>
        <w:tc>
          <w:tcPr>
            <w:tcW w:w="1220" w:type="dxa"/>
          </w:tcPr>
          <w:p w14:paraId="20357A42" w14:textId="77777777" w:rsidR="005A2A7E" w:rsidRDefault="008E3266">
            <w:pPr>
              <w:pStyle w:val="TableParagraph"/>
              <w:ind w:right="10"/>
              <w:rPr>
                <w:b/>
                <w:sz w:val="20"/>
              </w:rPr>
            </w:pPr>
            <w:r>
              <w:rPr>
                <w:b/>
                <w:spacing w:val="-2"/>
                <w:sz w:val="20"/>
              </w:rPr>
              <w:t>Recall</w:t>
            </w:r>
          </w:p>
        </w:tc>
        <w:tc>
          <w:tcPr>
            <w:tcW w:w="1140" w:type="dxa"/>
          </w:tcPr>
          <w:p w14:paraId="3E9FE901" w14:textId="77777777" w:rsidR="005A2A7E" w:rsidRDefault="008E3266">
            <w:pPr>
              <w:pStyle w:val="TableParagraph"/>
              <w:rPr>
                <w:b/>
                <w:sz w:val="20"/>
              </w:rPr>
            </w:pPr>
            <w:r>
              <w:rPr>
                <w:b/>
                <w:spacing w:val="-2"/>
                <w:sz w:val="20"/>
              </w:rPr>
              <w:t>F1-score</w:t>
            </w:r>
          </w:p>
        </w:tc>
      </w:tr>
      <w:tr w:rsidR="005A2A7E" w14:paraId="61BB1262" w14:textId="77777777">
        <w:trPr>
          <w:trHeight w:val="240"/>
        </w:trPr>
        <w:tc>
          <w:tcPr>
            <w:tcW w:w="2980" w:type="dxa"/>
          </w:tcPr>
          <w:p w14:paraId="6CA3019B" w14:textId="77777777" w:rsidR="005A2A7E" w:rsidRDefault="008E3266">
            <w:pPr>
              <w:pStyle w:val="TableParagraph"/>
              <w:spacing w:line="220" w:lineRule="exact"/>
              <w:ind w:left="101"/>
              <w:jc w:val="left"/>
              <w:rPr>
                <w:sz w:val="20"/>
              </w:rPr>
            </w:pPr>
            <w:r>
              <w:rPr>
                <w:sz w:val="20"/>
              </w:rPr>
              <w:t>Logistic</w:t>
            </w:r>
            <w:r>
              <w:rPr>
                <w:spacing w:val="-8"/>
                <w:sz w:val="20"/>
              </w:rPr>
              <w:t xml:space="preserve"> </w:t>
            </w:r>
            <w:r>
              <w:rPr>
                <w:spacing w:val="-2"/>
                <w:sz w:val="20"/>
              </w:rPr>
              <w:t>Regression</w:t>
            </w:r>
          </w:p>
        </w:tc>
        <w:tc>
          <w:tcPr>
            <w:tcW w:w="1280" w:type="dxa"/>
          </w:tcPr>
          <w:p w14:paraId="448189A6" w14:textId="77777777" w:rsidR="005A2A7E" w:rsidRDefault="008E3266">
            <w:pPr>
              <w:pStyle w:val="TableParagraph"/>
              <w:spacing w:line="220" w:lineRule="exact"/>
              <w:ind w:left="19"/>
              <w:rPr>
                <w:sz w:val="20"/>
              </w:rPr>
            </w:pPr>
            <w:r>
              <w:rPr>
                <w:spacing w:val="-4"/>
                <w:sz w:val="20"/>
              </w:rPr>
              <w:t>0.98</w:t>
            </w:r>
          </w:p>
        </w:tc>
        <w:tc>
          <w:tcPr>
            <w:tcW w:w="1280" w:type="dxa"/>
          </w:tcPr>
          <w:p w14:paraId="388A8630" w14:textId="77777777" w:rsidR="005A2A7E" w:rsidRDefault="008E3266">
            <w:pPr>
              <w:pStyle w:val="TableParagraph"/>
              <w:spacing w:line="220" w:lineRule="exact"/>
              <w:ind w:left="19" w:right="10"/>
              <w:rPr>
                <w:sz w:val="20"/>
              </w:rPr>
            </w:pPr>
            <w:r>
              <w:rPr>
                <w:spacing w:val="-4"/>
                <w:sz w:val="20"/>
              </w:rPr>
              <w:t>0.99</w:t>
            </w:r>
          </w:p>
        </w:tc>
        <w:tc>
          <w:tcPr>
            <w:tcW w:w="1220" w:type="dxa"/>
          </w:tcPr>
          <w:p w14:paraId="354AB3F5" w14:textId="77777777" w:rsidR="005A2A7E" w:rsidRDefault="008E3266">
            <w:pPr>
              <w:pStyle w:val="TableParagraph"/>
              <w:spacing w:line="220" w:lineRule="exact"/>
              <w:ind w:right="10"/>
              <w:rPr>
                <w:sz w:val="20"/>
              </w:rPr>
            </w:pPr>
            <w:r>
              <w:rPr>
                <w:spacing w:val="-4"/>
                <w:sz w:val="20"/>
              </w:rPr>
              <w:t>0.98</w:t>
            </w:r>
          </w:p>
        </w:tc>
        <w:tc>
          <w:tcPr>
            <w:tcW w:w="1140" w:type="dxa"/>
          </w:tcPr>
          <w:p w14:paraId="0DE693A6" w14:textId="77777777" w:rsidR="005A2A7E" w:rsidRDefault="008E3266">
            <w:pPr>
              <w:pStyle w:val="TableParagraph"/>
              <w:spacing w:line="220" w:lineRule="exact"/>
              <w:rPr>
                <w:sz w:val="20"/>
              </w:rPr>
            </w:pPr>
            <w:r>
              <w:rPr>
                <w:spacing w:val="-4"/>
                <w:sz w:val="20"/>
              </w:rPr>
              <w:t>0.99</w:t>
            </w:r>
          </w:p>
        </w:tc>
      </w:tr>
      <w:tr w:rsidR="005A2A7E" w14:paraId="3F48766E" w14:textId="77777777">
        <w:trPr>
          <w:trHeight w:val="220"/>
        </w:trPr>
        <w:tc>
          <w:tcPr>
            <w:tcW w:w="2980" w:type="dxa"/>
          </w:tcPr>
          <w:p w14:paraId="60BD1397" w14:textId="77777777" w:rsidR="005A2A7E" w:rsidRDefault="008E3266">
            <w:pPr>
              <w:pStyle w:val="TableParagraph"/>
              <w:ind w:left="101"/>
              <w:jc w:val="left"/>
              <w:rPr>
                <w:sz w:val="20"/>
              </w:rPr>
            </w:pPr>
            <w:del w:id="331" w:author="Dekan" w:date="2025-02-10T02:24:00Z">
              <w:r w:rsidDel="00F16766">
                <w:rPr>
                  <w:spacing w:val="-5"/>
                  <w:sz w:val="20"/>
                </w:rPr>
                <w:delText>KNN</w:delText>
              </w:r>
            </w:del>
            <w:ins w:id="332" w:author="Dekan" w:date="2025-02-10T02:24:00Z">
              <w:r w:rsidR="00F16766">
                <w:rPr>
                  <w:spacing w:val="-5"/>
                  <w:sz w:val="20"/>
                </w:rPr>
                <w:t>KNN</w:t>
              </w:r>
            </w:ins>
          </w:p>
        </w:tc>
        <w:tc>
          <w:tcPr>
            <w:tcW w:w="1280" w:type="dxa"/>
          </w:tcPr>
          <w:p w14:paraId="50A56777" w14:textId="77777777" w:rsidR="005A2A7E" w:rsidRDefault="008E3266">
            <w:pPr>
              <w:pStyle w:val="TableParagraph"/>
              <w:ind w:left="19"/>
              <w:rPr>
                <w:sz w:val="20"/>
              </w:rPr>
            </w:pPr>
            <w:r>
              <w:rPr>
                <w:spacing w:val="-4"/>
                <w:sz w:val="20"/>
              </w:rPr>
              <w:t>1.00</w:t>
            </w:r>
          </w:p>
        </w:tc>
        <w:tc>
          <w:tcPr>
            <w:tcW w:w="1280" w:type="dxa"/>
          </w:tcPr>
          <w:p w14:paraId="747F1160" w14:textId="77777777" w:rsidR="005A2A7E" w:rsidRDefault="008E3266">
            <w:pPr>
              <w:pStyle w:val="TableParagraph"/>
              <w:ind w:left="19" w:right="10"/>
              <w:rPr>
                <w:sz w:val="20"/>
              </w:rPr>
            </w:pPr>
            <w:r>
              <w:rPr>
                <w:spacing w:val="-4"/>
                <w:sz w:val="20"/>
              </w:rPr>
              <w:t>1.00</w:t>
            </w:r>
          </w:p>
        </w:tc>
        <w:tc>
          <w:tcPr>
            <w:tcW w:w="1220" w:type="dxa"/>
          </w:tcPr>
          <w:p w14:paraId="49CA8536" w14:textId="77777777" w:rsidR="005A2A7E" w:rsidRDefault="008E3266">
            <w:pPr>
              <w:pStyle w:val="TableParagraph"/>
              <w:ind w:right="10"/>
              <w:rPr>
                <w:sz w:val="20"/>
              </w:rPr>
            </w:pPr>
            <w:r>
              <w:rPr>
                <w:spacing w:val="-4"/>
                <w:sz w:val="20"/>
              </w:rPr>
              <w:t>1.00</w:t>
            </w:r>
          </w:p>
        </w:tc>
        <w:tc>
          <w:tcPr>
            <w:tcW w:w="1140" w:type="dxa"/>
          </w:tcPr>
          <w:p w14:paraId="796553B0" w14:textId="77777777" w:rsidR="005A2A7E" w:rsidRDefault="008E3266">
            <w:pPr>
              <w:pStyle w:val="TableParagraph"/>
              <w:rPr>
                <w:sz w:val="20"/>
              </w:rPr>
            </w:pPr>
            <w:r>
              <w:rPr>
                <w:spacing w:val="-4"/>
                <w:sz w:val="20"/>
              </w:rPr>
              <w:t>1.00</w:t>
            </w:r>
          </w:p>
        </w:tc>
      </w:tr>
      <w:tr w:rsidR="005A2A7E" w14:paraId="76561850" w14:textId="77777777">
        <w:trPr>
          <w:trHeight w:val="219"/>
        </w:trPr>
        <w:tc>
          <w:tcPr>
            <w:tcW w:w="2980" w:type="dxa"/>
          </w:tcPr>
          <w:p w14:paraId="59F43E97" w14:textId="77777777" w:rsidR="005A2A7E" w:rsidRDefault="008E3266">
            <w:pPr>
              <w:pStyle w:val="TableParagraph"/>
              <w:ind w:left="101"/>
              <w:jc w:val="left"/>
              <w:rPr>
                <w:sz w:val="20"/>
              </w:rPr>
            </w:pPr>
            <w:r>
              <w:rPr>
                <w:spacing w:val="-5"/>
                <w:sz w:val="20"/>
              </w:rPr>
              <w:t>SVM</w:t>
            </w:r>
          </w:p>
        </w:tc>
        <w:tc>
          <w:tcPr>
            <w:tcW w:w="1280" w:type="dxa"/>
          </w:tcPr>
          <w:p w14:paraId="0A11FE86" w14:textId="77777777" w:rsidR="005A2A7E" w:rsidRDefault="008E3266">
            <w:pPr>
              <w:pStyle w:val="TableParagraph"/>
              <w:ind w:left="19"/>
              <w:rPr>
                <w:sz w:val="20"/>
              </w:rPr>
            </w:pPr>
            <w:r>
              <w:rPr>
                <w:spacing w:val="-4"/>
                <w:sz w:val="20"/>
              </w:rPr>
              <w:t>1.00</w:t>
            </w:r>
          </w:p>
        </w:tc>
        <w:tc>
          <w:tcPr>
            <w:tcW w:w="1280" w:type="dxa"/>
          </w:tcPr>
          <w:p w14:paraId="6F5E2215" w14:textId="77777777" w:rsidR="005A2A7E" w:rsidRDefault="008E3266">
            <w:pPr>
              <w:pStyle w:val="TableParagraph"/>
              <w:ind w:left="19" w:right="10"/>
              <w:rPr>
                <w:sz w:val="20"/>
              </w:rPr>
            </w:pPr>
            <w:r>
              <w:rPr>
                <w:spacing w:val="-4"/>
                <w:sz w:val="20"/>
              </w:rPr>
              <w:t>1.00</w:t>
            </w:r>
          </w:p>
        </w:tc>
        <w:tc>
          <w:tcPr>
            <w:tcW w:w="1220" w:type="dxa"/>
          </w:tcPr>
          <w:p w14:paraId="094E83CE" w14:textId="77777777" w:rsidR="005A2A7E" w:rsidRDefault="008E3266">
            <w:pPr>
              <w:pStyle w:val="TableParagraph"/>
              <w:ind w:right="10"/>
              <w:rPr>
                <w:sz w:val="20"/>
              </w:rPr>
            </w:pPr>
            <w:r>
              <w:rPr>
                <w:spacing w:val="-4"/>
                <w:sz w:val="20"/>
              </w:rPr>
              <w:t>1.00</w:t>
            </w:r>
          </w:p>
        </w:tc>
        <w:tc>
          <w:tcPr>
            <w:tcW w:w="1140" w:type="dxa"/>
          </w:tcPr>
          <w:p w14:paraId="24233933" w14:textId="77777777" w:rsidR="005A2A7E" w:rsidRDefault="008E3266">
            <w:pPr>
              <w:pStyle w:val="TableParagraph"/>
              <w:rPr>
                <w:sz w:val="20"/>
              </w:rPr>
            </w:pPr>
            <w:r>
              <w:rPr>
                <w:spacing w:val="-4"/>
                <w:sz w:val="20"/>
              </w:rPr>
              <w:t>1.00</w:t>
            </w:r>
          </w:p>
        </w:tc>
      </w:tr>
      <w:tr w:rsidR="005A2A7E" w14:paraId="522E4C09" w14:textId="77777777">
        <w:trPr>
          <w:trHeight w:val="220"/>
        </w:trPr>
        <w:tc>
          <w:tcPr>
            <w:tcW w:w="2980" w:type="dxa"/>
          </w:tcPr>
          <w:p w14:paraId="5FEFBD81" w14:textId="77777777" w:rsidR="005A2A7E" w:rsidRDefault="008E3266">
            <w:pPr>
              <w:pStyle w:val="TableParagraph"/>
              <w:ind w:left="101"/>
              <w:jc w:val="left"/>
              <w:rPr>
                <w:sz w:val="20"/>
              </w:rPr>
            </w:pPr>
            <w:r>
              <w:rPr>
                <w:sz w:val="20"/>
              </w:rPr>
              <w:t>Decision</w:t>
            </w:r>
            <w:r>
              <w:rPr>
                <w:spacing w:val="-8"/>
                <w:sz w:val="20"/>
              </w:rPr>
              <w:t xml:space="preserve"> </w:t>
            </w:r>
            <w:r>
              <w:rPr>
                <w:spacing w:val="-4"/>
                <w:sz w:val="20"/>
              </w:rPr>
              <w:t>Tree</w:t>
            </w:r>
          </w:p>
        </w:tc>
        <w:tc>
          <w:tcPr>
            <w:tcW w:w="1280" w:type="dxa"/>
          </w:tcPr>
          <w:p w14:paraId="0B45F53A" w14:textId="77777777" w:rsidR="005A2A7E" w:rsidRDefault="008E3266">
            <w:pPr>
              <w:pStyle w:val="TableParagraph"/>
              <w:ind w:left="19"/>
              <w:rPr>
                <w:sz w:val="20"/>
              </w:rPr>
            </w:pPr>
            <w:r>
              <w:rPr>
                <w:spacing w:val="-4"/>
                <w:sz w:val="20"/>
              </w:rPr>
              <w:t>1.00</w:t>
            </w:r>
          </w:p>
        </w:tc>
        <w:tc>
          <w:tcPr>
            <w:tcW w:w="1280" w:type="dxa"/>
          </w:tcPr>
          <w:p w14:paraId="15DD731C" w14:textId="77777777" w:rsidR="005A2A7E" w:rsidRDefault="008E3266">
            <w:pPr>
              <w:pStyle w:val="TableParagraph"/>
              <w:ind w:left="19" w:right="10"/>
              <w:rPr>
                <w:sz w:val="20"/>
              </w:rPr>
            </w:pPr>
            <w:r>
              <w:rPr>
                <w:spacing w:val="-4"/>
                <w:sz w:val="20"/>
              </w:rPr>
              <w:t>1.00</w:t>
            </w:r>
          </w:p>
        </w:tc>
        <w:tc>
          <w:tcPr>
            <w:tcW w:w="1220" w:type="dxa"/>
          </w:tcPr>
          <w:p w14:paraId="6B95C61F" w14:textId="77777777" w:rsidR="005A2A7E" w:rsidRDefault="008E3266">
            <w:pPr>
              <w:pStyle w:val="TableParagraph"/>
              <w:ind w:right="10"/>
              <w:rPr>
                <w:sz w:val="20"/>
              </w:rPr>
            </w:pPr>
            <w:r>
              <w:rPr>
                <w:spacing w:val="-4"/>
                <w:sz w:val="20"/>
              </w:rPr>
              <w:t>1.00</w:t>
            </w:r>
          </w:p>
        </w:tc>
        <w:tc>
          <w:tcPr>
            <w:tcW w:w="1140" w:type="dxa"/>
          </w:tcPr>
          <w:p w14:paraId="6BDE8201" w14:textId="77777777" w:rsidR="005A2A7E" w:rsidRDefault="008E3266">
            <w:pPr>
              <w:pStyle w:val="TableParagraph"/>
              <w:rPr>
                <w:sz w:val="20"/>
              </w:rPr>
            </w:pPr>
            <w:r>
              <w:rPr>
                <w:spacing w:val="-4"/>
                <w:sz w:val="20"/>
              </w:rPr>
              <w:t>1.00</w:t>
            </w:r>
          </w:p>
        </w:tc>
      </w:tr>
      <w:tr w:rsidR="005A2A7E" w14:paraId="129F28C1" w14:textId="77777777">
        <w:trPr>
          <w:trHeight w:val="240"/>
        </w:trPr>
        <w:tc>
          <w:tcPr>
            <w:tcW w:w="2980" w:type="dxa"/>
          </w:tcPr>
          <w:p w14:paraId="5527CFDB" w14:textId="77777777" w:rsidR="005A2A7E" w:rsidRDefault="008E3266">
            <w:pPr>
              <w:pStyle w:val="TableParagraph"/>
              <w:spacing w:line="220" w:lineRule="exact"/>
              <w:ind w:left="101"/>
              <w:jc w:val="left"/>
              <w:rPr>
                <w:sz w:val="20"/>
              </w:rPr>
            </w:pPr>
            <w:r>
              <w:rPr>
                <w:sz w:val="20"/>
              </w:rPr>
              <w:t>Random</w:t>
            </w:r>
            <w:r>
              <w:rPr>
                <w:spacing w:val="-6"/>
                <w:sz w:val="20"/>
              </w:rPr>
              <w:t xml:space="preserve"> </w:t>
            </w:r>
            <w:r>
              <w:rPr>
                <w:sz w:val="20"/>
              </w:rPr>
              <w:t>Forest</w:t>
            </w:r>
            <w:r>
              <w:rPr>
                <w:spacing w:val="-6"/>
                <w:sz w:val="20"/>
              </w:rPr>
              <w:t xml:space="preserve"> </w:t>
            </w:r>
            <w:r>
              <w:rPr>
                <w:spacing w:val="-2"/>
                <w:sz w:val="20"/>
              </w:rPr>
              <w:t>Classifier</w:t>
            </w:r>
          </w:p>
        </w:tc>
        <w:tc>
          <w:tcPr>
            <w:tcW w:w="1280" w:type="dxa"/>
          </w:tcPr>
          <w:p w14:paraId="735DF58C" w14:textId="77777777" w:rsidR="005A2A7E" w:rsidRDefault="008E3266">
            <w:pPr>
              <w:pStyle w:val="TableParagraph"/>
              <w:spacing w:line="220" w:lineRule="exact"/>
              <w:ind w:left="19"/>
              <w:rPr>
                <w:sz w:val="20"/>
              </w:rPr>
            </w:pPr>
            <w:r>
              <w:rPr>
                <w:spacing w:val="-4"/>
                <w:sz w:val="20"/>
              </w:rPr>
              <w:t>1.00</w:t>
            </w:r>
          </w:p>
        </w:tc>
        <w:tc>
          <w:tcPr>
            <w:tcW w:w="1280" w:type="dxa"/>
          </w:tcPr>
          <w:p w14:paraId="76A1F8C3" w14:textId="77777777" w:rsidR="005A2A7E" w:rsidRDefault="008E3266">
            <w:pPr>
              <w:pStyle w:val="TableParagraph"/>
              <w:spacing w:line="220" w:lineRule="exact"/>
              <w:ind w:left="19" w:right="10"/>
              <w:rPr>
                <w:sz w:val="20"/>
              </w:rPr>
            </w:pPr>
            <w:r>
              <w:rPr>
                <w:spacing w:val="-4"/>
                <w:sz w:val="20"/>
              </w:rPr>
              <w:t>1.00</w:t>
            </w:r>
          </w:p>
        </w:tc>
        <w:tc>
          <w:tcPr>
            <w:tcW w:w="1220" w:type="dxa"/>
          </w:tcPr>
          <w:p w14:paraId="3ED14940" w14:textId="77777777" w:rsidR="005A2A7E" w:rsidRDefault="008E3266">
            <w:pPr>
              <w:pStyle w:val="TableParagraph"/>
              <w:spacing w:line="220" w:lineRule="exact"/>
              <w:ind w:right="10"/>
              <w:rPr>
                <w:sz w:val="20"/>
              </w:rPr>
            </w:pPr>
            <w:r>
              <w:rPr>
                <w:spacing w:val="-4"/>
                <w:sz w:val="20"/>
              </w:rPr>
              <w:t>1.00</w:t>
            </w:r>
          </w:p>
        </w:tc>
        <w:tc>
          <w:tcPr>
            <w:tcW w:w="1140" w:type="dxa"/>
          </w:tcPr>
          <w:p w14:paraId="7DF3F230" w14:textId="77777777" w:rsidR="005A2A7E" w:rsidRDefault="008E3266">
            <w:pPr>
              <w:pStyle w:val="TableParagraph"/>
              <w:spacing w:line="220" w:lineRule="exact"/>
              <w:rPr>
                <w:sz w:val="20"/>
              </w:rPr>
            </w:pPr>
            <w:r>
              <w:rPr>
                <w:spacing w:val="-4"/>
                <w:sz w:val="20"/>
              </w:rPr>
              <w:t>1.00</w:t>
            </w:r>
          </w:p>
        </w:tc>
      </w:tr>
      <w:tr w:rsidR="005A2A7E" w14:paraId="7335564A" w14:textId="77777777">
        <w:trPr>
          <w:trHeight w:val="219"/>
        </w:trPr>
        <w:tc>
          <w:tcPr>
            <w:tcW w:w="2980" w:type="dxa"/>
          </w:tcPr>
          <w:p w14:paraId="7EEB3D9D" w14:textId="77777777" w:rsidR="005A2A7E" w:rsidRDefault="008E3266">
            <w:pPr>
              <w:pStyle w:val="TableParagraph"/>
              <w:ind w:left="101"/>
              <w:jc w:val="left"/>
              <w:rPr>
                <w:sz w:val="20"/>
              </w:rPr>
            </w:pPr>
            <w:r>
              <w:rPr>
                <w:sz w:val="20"/>
              </w:rPr>
              <w:t>Gradient</w:t>
            </w:r>
            <w:r>
              <w:rPr>
                <w:spacing w:val="-8"/>
                <w:sz w:val="20"/>
              </w:rPr>
              <w:t xml:space="preserve"> </w:t>
            </w:r>
            <w:r>
              <w:rPr>
                <w:sz w:val="20"/>
              </w:rPr>
              <w:t>Boosting</w:t>
            </w:r>
            <w:r>
              <w:rPr>
                <w:spacing w:val="-8"/>
                <w:sz w:val="20"/>
              </w:rPr>
              <w:t xml:space="preserve"> </w:t>
            </w:r>
            <w:r>
              <w:rPr>
                <w:spacing w:val="-2"/>
                <w:sz w:val="20"/>
              </w:rPr>
              <w:t>Classifier</w:t>
            </w:r>
          </w:p>
        </w:tc>
        <w:tc>
          <w:tcPr>
            <w:tcW w:w="1280" w:type="dxa"/>
          </w:tcPr>
          <w:p w14:paraId="21A7B782" w14:textId="77777777" w:rsidR="005A2A7E" w:rsidRDefault="008E3266">
            <w:pPr>
              <w:pStyle w:val="TableParagraph"/>
              <w:ind w:left="19"/>
              <w:rPr>
                <w:sz w:val="20"/>
              </w:rPr>
            </w:pPr>
            <w:r>
              <w:rPr>
                <w:spacing w:val="-4"/>
                <w:sz w:val="20"/>
              </w:rPr>
              <w:t>1.00</w:t>
            </w:r>
          </w:p>
        </w:tc>
        <w:tc>
          <w:tcPr>
            <w:tcW w:w="1280" w:type="dxa"/>
          </w:tcPr>
          <w:p w14:paraId="3A37B94A" w14:textId="77777777" w:rsidR="005A2A7E" w:rsidRDefault="008E3266">
            <w:pPr>
              <w:pStyle w:val="TableParagraph"/>
              <w:ind w:left="19" w:right="10"/>
              <w:rPr>
                <w:sz w:val="20"/>
              </w:rPr>
            </w:pPr>
            <w:r>
              <w:rPr>
                <w:spacing w:val="-4"/>
                <w:sz w:val="20"/>
              </w:rPr>
              <w:t>1.00</w:t>
            </w:r>
          </w:p>
        </w:tc>
        <w:tc>
          <w:tcPr>
            <w:tcW w:w="1220" w:type="dxa"/>
          </w:tcPr>
          <w:p w14:paraId="06CC152B" w14:textId="77777777" w:rsidR="005A2A7E" w:rsidRDefault="008E3266">
            <w:pPr>
              <w:pStyle w:val="TableParagraph"/>
              <w:ind w:right="10"/>
              <w:rPr>
                <w:sz w:val="20"/>
              </w:rPr>
            </w:pPr>
            <w:r>
              <w:rPr>
                <w:spacing w:val="-4"/>
                <w:sz w:val="20"/>
              </w:rPr>
              <w:t>1.00</w:t>
            </w:r>
          </w:p>
        </w:tc>
        <w:tc>
          <w:tcPr>
            <w:tcW w:w="1140" w:type="dxa"/>
          </w:tcPr>
          <w:p w14:paraId="5E54B875" w14:textId="77777777" w:rsidR="005A2A7E" w:rsidRDefault="008E3266">
            <w:pPr>
              <w:pStyle w:val="TableParagraph"/>
              <w:rPr>
                <w:sz w:val="20"/>
              </w:rPr>
            </w:pPr>
            <w:r>
              <w:rPr>
                <w:spacing w:val="-4"/>
                <w:sz w:val="20"/>
              </w:rPr>
              <w:t>1.00</w:t>
            </w:r>
          </w:p>
        </w:tc>
      </w:tr>
      <w:tr w:rsidR="005A2A7E" w14:paraId="7A74841D" w14:textId="77777777">
        <w:trPr>
          <w:trHeight w:val="220"/>
        </w:trPr>
        <w:tc>
          <w:tcPr>
            <w:tcW w:w="2980" w:type="dxa"/>
          </w:tcPr>
          <w:p w14:paraId="603C4367" w14:textId="77777777" w:rsidR="005A2A7E" w:rsidRDefault="008E3266">
            <w:pPr>
              <w:pStyle w:val="TableParagraph"/>
              <w:ind w:left="101"/>
              <w:jc w:val="left"/>
              <w:rPr>
                <w:sz w:val="20"/>
              </w:rPr>
            </w:pPr>
            <w:r>
              <w:rPr>
                <w:sz w:val="20"/>
              </w:rPr>
              <w:t>Gaussian</w:t>
            </w:r>
            <w:r>
              <w:rPr>
                <w:spacing w:val="-6"/>
                <w:sz w:val="20"/>
              </w:rPr>
              <w:t xml:space="preserve"> </w:t>
            </w:r>
            <w:r>
              <w:rPr>
                <w:sz w:val="20"/>
              </w:rPr>
              <w:t>Naive</w:t>
            </w:r>
            <w:r>
              <w:rPr>
                <w:spacing w:val="-6"/>
                <w:sz w:val="20"/>
              </w:rPr>
              <w:t xml:space="preserve"> </w:t>
            </w:r>
            <w:r>
              <w:rPr>
                <w:sz w:val="20"/>
              </w:rPr>
              <w:t>Bayes</w:t>
            </w:r>
            <w:r>
              <w:rPr>
                <w:spacing w:val="-6"/>
                <w:sz w:val="20"/>
              </w:rPr>
              <w:t xml:space="preserve"> </w:t>
            </w:r>
            <w:r>
              <w:rPr>
                <w:spacing w:val="-2"/>
                <w:sz w:val="20"/>
              </w:rPr>
              <w:t>Classifier</w:t>
            </w:r>
          </w:p>
        </w:tc>
        <w:tc>
          <w:tcPr>
            <w:tcW w:w="1280" w:type="dxa"/>
          </w:tcPr>
          <w:p w14:paraId="02F29D44" w14:textId="77777777" w:rsidR="005A2A7E" w:rsidRDefault="008E3266">
            <w:pPr>
              <w:pStyle w:val="TableParagraph"/>
              <w:ind w:left="19"/>
              <w:rPr>
                <w:sz w:val="20"/>
              </w:rPr>
            </w:pPr>
            <w:r>
              <w:rPr>
                <w:spacing w:val="-4"/>
                <w:sz w:val="20"/>
              </w:rPr>
              <w:t>0.99</w:t>
            </w:r>
          </w:p>
        </w:tc>
        <w:tc>
          <w:tcPr>
            <w:tcW w:w="1280" w:type="dxa"/>
          </w:tcPr>
          <w:p w14:paraId="3087DAD3" w14:textId="77777777" w:rsidR="005A2A7E" w:rsidRDefault="008E3266">
            <w:pPr>
              <w:pStyle w:val="TableParagraph"/>
              <w:ind w:left="19" w:right="10"/>
              <w:rPr>
                <w:sz w:val="20"/>
              </w:rPr>
            </w:pPr>
            <w:r>
              <w:rPr>
                <w:spacing w:val="-4"/>
                <w:sz w:val="20"/>
              </w:rPr>
              <w:t>0.80</w:t>
            </w:r>
          </w:p>
        </w:tc>
        <w:tc>
          <w:tcPr>
            <w:tcW w:w="1220" w:type="dxa"/>
          </w:tcPr>
          <w:p w14:paraId="66E28F11" w14:textId="77777777" w:rsidR="005A2A7E" w:rsidRDefault="008E3266">
            <w:pPr>
              <w:pStyle w:val="TableParagraph"/>
              <w:ind w:right="10"/>
              <w:rPr>
                <w:sz w:val="20"/>
              </w:rPr>
            </w:pPr>
            <w:r>
              <w:rPr>
                <w:spacing w:val="-4"/>
                <w:sz w:val="20"/>
              </w:rPr>
              <w:t>0.88</w:t>
            </w:r>
          </w:p>
        </w:tc>
        <w:tc>
          <w:tcPr>
            <w:tcW w:w="1140" w:type="dxa"/>
          </w:tcPr>
          <w:p w14:paraId="1C977BC9" w14:textId="77777777" w:rsidR="005A2A7E" w:rsidRDefault="008E3266">
            <w:pPr>
              <w:pStyle w:val="TableParagraph"/>
              <w:rPr>
                <w:sz w:val="20"/>
              </w:rPr>
            </w:pPr>
            <w:r>
              <w:rPr>
                <w:spacing w:val="-4"/>
                <w:sz w:val="20"/>
              </w:rPr>
              <w:t>0.80</w:t>
            </w:r>
          </w:p>
        </w:tc>
      </w:tr>
      <w:tr w:rsidR="005A2A7E" w14:paraId="1FDCFA6D" w14:textId="77777777">
        <w:trPr>
          <w:trHeight w:val="220"/>
        </w:trPr>
        <w:tc>
          <w:tcPr>
            <w:tcW w:w="2980" w:type="dxa"/>
          </w:tcPr>
          <w:p w14:paraId="62FD5248" w14:textId="77777777" w:rsidR="005A2A7E" w:rsidRDefault="008E3266">
            <w:pPr>
              <w:pStyle w:val="TableParagraph"/>
              <w:ind w:left="101"/>
              <w:jc w:val="left"/>
              <w:rPr>
                <w:sz w:val="20"/>
              </w:rPr>
            </w:pPr>
            <w:r>
              <w:rPr>
                <w:spacing w:val="-2"/>
                <w:sz w:val="20"/>
              </w:rPr>
              <w:t>XGBoost</w:t>
            </w:r>
          </w:p>
        </w:tc>
        <w:tc>
          <w:tcPr>
            <w:tcW w:w="1280" w:type="dxa"/>
          </w:tcPr>
          <w:p w14:paraId="2B4A76D7" w14:textId="77777777" w:rsidR="005A2A7E" w:rsidRDefault="008E3266">
            <w:pPr>
              <w:pStyle w:val="TableParagraph"/>
              <w:ind w:left="19"/>
              <w:rPr>
                <w:sz w:val="20"/>
              </w:rPr>
            </w:pPr>
            <w:r>
              <w:rPr>
                <w:spacing w:val="-4"/>
                <w:sz w:val="20"/>
              </w:rPr>
              <w:t>1.00</w:t>
            </w:r>
          </w:p>
        </w:tc>
        <w:tc>
          <w:tcPr>
            <w:tcW w:w="1280" w:type="dxa"/>
          </w:tcPr>
          <w:p w14:paraId="62BDD20C" w14:textId="77777777" w:rsidR="005A2A7E" w:rsidRDefault="008E3266">
            <w:pPr>
              <w:pStyle w:val="TableParagraph"/>
              <w:ind w:left="19" w:right="10"/>
              <w:rPr>
                <w:sz w:val="20"/>
              </w:rPr>
            </w:pPr>
            <w:r>
              <w:rPr>
                <w:spacing w:val="-4"/>
                <w:sz w:val="20"/>
              </w:rPr>
              <w:t>1.00</w:t>
            </w:r>
          </w:p>
        </w:tc>
        <w:tc>
          <w:tcPr>
            <w:tcW w:w="1220" w:type="dxa"/>
          </w:tcPr>
          <w:p w14:paraId="272FFC30" w14:textId="77777777" w:rsidR="005A2A7E" w:rsidRDefault="008E3266">
            <w:pPr>
              <w:pStyle w:val="TableParagraph"/>
              <w:ind w:right="10"/>
              <w:rPr>
                <w:sz w:val="20"/>
              </w:rPr>
            </w:pPr>
            <w:r>
              <w:rPr>
                <w:spacing w:val="-4"/>
                <w:sz w:val="20"/>
              </w:rPr>
              <w:t>1.00</w:t>
            </w:r>
          </w:p>
        </w:tc>
        <w:tc>
          <w:tcPr>
            <w:tcW w:w="1140" w:type="dxa"/>
          </w:tcPr>
          <w:p w14:paraId="76EA9181" w14:textId="77777777" w:rsidR="005A2A7E" w:rsidRDefault="008E3266">
            <w:pPr>
              <w:pStyle w:val="TableParagraph"/>
              <w:rPr>
                <w:sz w:val="20"/>
              </w:rPr>
            </w:pPr>
            <w:r>
              <w:rPr>
                <w:spacing w:val="-4"/>
                <w:sz w:val="20"/>
              </w:rPr>
              <w:t>1.00</w:t>
            </w:r>
          </w:p>
        </w:tc>
      </w:tr>
      <w:tr w:rsidR="005A2A7E" w14:paraId="255328F3" w14:textId="77777777">
        <w:trPr>
          <w:trHeight w:val="239"/>
        </w:trPr>
        <w:tc>
          <w:tcPr>
            <w:tcW w:w="2980" w:type="dxa"/>
          </w:tcPr>
          <w:p w14:paraId="7B7FE51C" w14:textId="77777777" w:rsidR="005A2A7E" w:rsidRDefault="008E3266">
            <w:pPr>
              <w:pStyle w:val="TableParagraph"/>
              <w:spacing w:line="220" w:lineRule="exact"/>
              <w:ind w:left="101"/>
              <w:jc w:val="left"/>
              <w:rPr>
                <w:sz w:val="20"/>
              </w:rPr>
            </w:pPr>
            <w:r>
              <w:rPr>
                <w:spacing w:val="-5"/>
                <w:sz w:val="20"/>
              </w:rPr>
              <w:t>MLP</w:t>
            </w:r>
          </w:p>
        </w:tc>
        <w:tc>
          <w:tcPr>
            <w:tcW w:w="1280" w:type="dxa"/>
          </w:tcPr>
          <w:p w14:paraId="7485683E" w14:textId="77777777" w:rsidR="005A2A7E" w:rsidRDefault="008E3266">
            <w:pPr>
              <w:pStyle w:val="TableParagraph"/>
              <w:spacing w:line="220" w:lineRule="exact"/>
              <w:ind w:left="19"/>
              <w:rPr>
                <w:sz w:val="20"/>
              </w:rPr>
            </w:pPr>
            <w:r>
              <w:rPr>
                <w:spacing w:val="-4"/>
                <w:sz w:val="20"/>
              </w:rPr>
              <w:t>1.00</w:t>
            </w:r>
          </w:p>
        </w:tc>
        <w:tc>
          <w:tcPr>
            <w:tcW w:w="1280" w:type="dxa"/>
          </w:tcPr>
          <w:p w14:paraId="3CFD0324" w14:textId="77777777" w:rsidR="005A2A7E" w:rsidRDefault="008E3266">
            <w:pPr>
              <w:pStyle w:val="TableParagraph"/>
              <w:spacing w:line="220" w:lineRule="exact"/>
              <w:ind w:left="19" w:right="10"/>
              <w:rPr>
                <w:sz w:val="20"/>
              </w:rPr>
            </w:pPr>
            <w:r>
              <w:rPr>
                <w:spacing w:val="-4"/>
                <w:sz w:val="20"/>
              </w:rPr>
              <w:t>1.00</w:t>
            </w:r>
          </w:p>
        </w:tc>
        <w:tc>
          <w:tcPr>
            <w:tcW w:w="1220" w:type="dxa"/>
          </w:tcPr>
          <w:p w14:paraId="516E5637" w14:textId="77777777" w:rsidR="005A2A7E" w:rsidRDefault="008E3266">
            <w:pPr>
              <w:pStyle w:val="TableParagraph"/>
              <w:spacing w:line="220" w:lineRule="exact"/>
              <w:ind w:right="10"/>
              <w:rPr>
                <w:sz w:val="20"/>
              </w:rPr>
            </w:pPr>
            <w:r>
              <w:rPr>
                <w:spacing w:val="-4"/>
                <w:sz w:val="20"/>
              </w:rPr>
              <w:t>1.00</w:t>
            </w:r>
          </w:p>
        </w:tc>
        <w:tc>
          <w:tcPr>
            <w:tcW w:w="1140" w:type="dxa"/>
          </w:tcPr>
          <w:p w14:paraId="10EE6987" w14:textId="77777777" w:rsidR="005A2A7E" w:rsidRDefault="008E3266">
            <w:pPr>
              <w:pStyle w:val="TableParagraph"/>
              <w:spacing w:line="220" w:lineRule="exact"/>
              <w:rPr>
                <w:sz w:val="20"/>
              </w:rPr>
            </w:pPr>
            <w:r>
              <w:rPr>
                <w:spacing w:val="-4"/>
                <w:sz w:val="20"/>
              </w:rPr>
              <w:t>1.00</w:t>
            </w:r>
          </w:p>
        </w:tc>
      </w:tr>
    </w:tbl>
    <w:p w14:paraId="0256C201" w14:textId="77777777" w:rsidR="005A2A7E" w:rsidRDefault="005A2A7E">
      <w:pPr>
        <w:pStyle w:val="TableParagraph"/>
        <w:spacing w:line="220" w:lineRule="exact"/>
        <w:rPr>
          <w:sz w:val="20"/>
        </w:rPr>
        <w:sectPr w:rsidR="005A2A7E">
          <w:pgSz w:w="11920" w:h="16840"/>
          <w:pgMar w:top="1380" w:right="1275" w:bottom="280" w:left="1275" w:header="720" w:footer="720" w:gutter="0"/>
          <w:cols w:space="720"/>
        </w:sectPr>
      </w:pPr>
    </w:p>
    <w:p w14:paraId="555D5E07" w14:textId="77777777" w:rsidR="005A2A7E" w:rsidRDefault="008E3266">
      <w:pPr>
        <w:pStyle w:val="GvdeMetni"/>
        <w:spacing w:before="64" w:line="276" w:lineRule="auto"/>
        <w:ind w:right="179"/>
        <w:jc w:val="both"/>
      </w:pPr>
      <w:r>
        <w:t>To observe and analyze the performance of machine learning approaches on up-to-date datasets, this study utilized the CIRA-CIC-DoHBrw2020 dataset. This dataset was tested using</w:t>
      </w:r>
      <w:r>
        <w:rPr>
          <w:spacing w:val="80"/>
        </w:rPr>
        <w:t xml:space="preserve"> </w:t>
      </w:r>
      <w:r>
        <w:t>commonly</w:t>
      </w:r>
      <w:r>
        <w:rPr>
          <w:spacing w:val="80"/>
        </w:rPr>
        <w:t xml:space="preserve"> </w:t>
      </w:r>
      <w:r>
        <w:t>preferred</w:t>
      </w:r>
      <w:r>
        <w:rPr>
          <w:spacing w:val="80"/>
        </w:rPr>
        <w:t xml:space="preserve"> </w:t>
      </w:r>
      <w:r>
        <w:t>approaches</w:t>
      </w:r>
      <w:r>
        <w:rPr>
          <w:spacing w:val="80"/>
        </w:rPr>
        <w:t xml:space="preserve"> </w:t>
      </w:r>
      <w:r>
        <w:t>in</w:t>
      </w:r>
      <w:r>
        <w:rPr>
          <w:spacing w:val="80"/>
        </w:rPr>
        <w:t xml:space="preserve"> </w:t>
      </w:r>
      <w:r>
        <w:t>the</w:t>
      </w:r>
      <w:r>
        <w:rPr>
          <w:spacing w:val="80"/>
        </w:rPr>
        <w:t xml:space="preserve"> </w:t>
      </w:r>
      <w:r>
        <w:t>literature,</w:t>
      </w:r>
      <w:r>
        <w:rPr>
          <w:spacing w:val="40"/>
        </w:rPr>
        <w:t xml:space="preserve"> </w:t>
      </w:r>
      <w:r>
        <w:t>including</w:t>
      </w:r>
      <w:r>
        <w:rPr>
          <w:spacing w:val="40"/>
        </w:rPr>
        <w:t xml:space="preserve"> </w:t>
      </w:r>
      <w:r>
        <w:t>Logistic</w:t>
      </w:r>
      <w:r>
        <w:rPr>
          <w:spacing w:val="40"/>
        </w:rPr>
        <w:t xml:space="preserve"> </w:t>
      </w:r>
      <w:r>
        <w:t xml:space="preserve">Regression, </w:t>
      </w:r>
      <w:del w:id="333" w:author="Dekan" w:date="2025-02-10T02:23:00Z">
        <w:r w:rsidDel="00F16766">
          <w:delText>K-Nearest Neighbors (</w:delText>
        </w:r>
      </w:del>
      <w:del w:id="334" w:author="Dekan" w:date="2025-02-10T02:24:00Z">
        <w:r w:rsidDel="00F16766">
          <w:delText>KNN</w:delText>
        </w:r>
      </w:del>
      <w:ins w:id="335" w:author="Dekan" w:date="2025-02-10T02:24:00Z">
        <w:r w:rsidR="00F16766">
          <w:t>KNN</w:t>
        </w:r>
      </w:ins>
      <w:del w:id="336" w:author="Dekan" w:date="2025-02-10T02:23:00Z">
        <w:r w:rsidDel="00F16766">
          <w:delText>)</w:delText>
        </w:r>
      </w:del>
      <w:r>
        <w:t>, Support Vector Machine (SVM), Decision Tree, Random</w:t>
      </w:r>
      <w:r>
        <w:rPr>
          <w:spacing w:val="40"/>
        </w:rPr>
        <w:t xml:space="preserve"> </w:t>
      </w:r>
      <w:r>
        <w:t>Forest Classifier, Gradient Boosting Classifier, Gaussian Naïve Bayes Classifier, and XGBoost Classifier. Fundamentally, this dataset consists of two layers. In the first layer, the dataset</w:t>
      </w:r>
      <w:r>
        <w:rPr>
          <w:spacing w:val="-3"/>
        </w:rPr>
        <w:t xml:space="preserve"> </w:t>
      </w:r>
      <w:r>
        <w:t>is</w:t>
      </w:r>
      <w:r>
        <w:rPr>
          <w:spacing w:val="-3"/>
        </w:rPr>
        <w:t xml:space="preserve"> </w:t>
      </w:r>
      <w:r>
        <w:t>categorized</w:t>
      </w:r>
      <w:r>
        <w:rPr>
          <w:spacing w:val="-3"/>
        </w:rPr>
        <w:t xml:space="preserve"> </w:t>
      </w:r>
      <w:r>
        <w:t>into</w:t>
      </w:r>
      <w:r>
        <w:rPr>
          <w:spacing w:val="-3"/>
        </w:rPr>
        <w:t xml:space="preserve"> </w:t>
      </w:r>
      <w:r>
        <w:t>“DoH”</w:t>
      </w:r>
      <w:r>
        <w:rPr>
          <w:spacing w:val="-3"/>
        </w:rPr>
        <w:t xml:space="preserve"> </w:t>
      </w:r>
      <w:r>
        <w:t>and</w:t>
      </w:r>
      <w:r>
        <w:rPr>
          <w:spacing w:val="-3"/>
        </w:rPr>
        <w:t xml:space="preserve"> </w:t>
      </w:r>
      <w:r>
        <w:t>“non-DoH”</w:t>
      </w:r>
      <w:r>
        <w:rPr>
          <w:spacing w:val="-3"/>
        </w:rPr>
        <w:t xml:space="preserve"> </w:t>
      </w:r>
      <w:r>
        <w:t>traffic;</w:t>
      </w:r>
      <w:r>
        <w:rPr>
          <w:spacing w:val="-3"/>
        </w:rPr>
        <w:t xml:space="preserve"> </w:t>
      </w:r>
      <w:r>
        <w:t>In</w:t>
      </w:r>
      <w:r>
        <w:rPr>
          <w:spacing w:val="-3"/>
        </w:rPr>
        <w:t xml:space="preserve"> </w:t>
      </w:r>
      <w:r>
        <w:t>the</w:t>
      </w:r>
      <w:r>
        <w:rPr>
          <w:spacing w:val="-3"/>
        </w:rPr>
        <w:t xml:space="preserve"> </w:t>
      </w:r>
      <w:r>
        <w:t>second</w:t>
      </w:r>
      <w:r>
        <w:rPr>
          <w:spacing w:val="-3"/>
        </w:rPr>
        <w:t xml:space="preserve"> </w:t>
      </w:r>
      <w:r>
        <w:t>layer,</w:t>
      </w:r>
      <w:r>
        <w:rPr>
          <w:spacing w:val="-3"/>
        </w:rPr>
        <w:t xml:space="preserve"> </w:t>
      </w:r>
      <w:r>
        <w:t>the</w:t>
      </w:r>
      <w:r>
        <w:rPr>
          <w:spacing w:val="-3"/>
        </w:rPr>
        <w:t xml:space="preserve"> </w:t>
      </w:r>
      <w:r>
        <w:t>input</w:t>
      </w:r>
      <w:r>
        <w:rPr>
          <w:spacing w:val="-3"/>
        </w:rPr>
        <w:t xml:space="preserve"> </w:t>
      </w:r>
      <w:r>
        <w:t>data</w:t>
      </w:r>
      <w:r>
        <w:rPr>
          <w:spacing w:val="-3"/>
        </w:rPr>
        <w:t xml:space="preserve"> </w:t>
      </w:r>
      <w:r>
        <w:t>is further classified into “benign” and “malicious” traffic. As these datasets were tested separately, two different tables were obtained. The test scores from these experiments are presented in Table 8.</w:t>
      </w:r>
    </w:p>
    <w:p w14:paraId="79ED1F30" w14:textId="77777777" w:rsidR="005A2A7E" w:rsidRDefault="008E3266">
      <w:pPr>
        <w:spacing w:before="200"/>
        <w:ind w:left="247" w:right="282"/>
        <w:jc w:val="center"/>
        <w:rPr>
          <w:sz w:val="20"/>
        </w:rPr>
      </w:pPr>
      <w:r>
        <w:rPr>
          <w:sz w:val="20"/>
        </w:rPr>
        <w:t>Table</w:t>
      </w:r>
      <w:r>
        <w:rPr>
          <w:spacing w:val="-11"/>
          <w:sz w:val="20"/>
        </w:rPr>
        <w:t xml:space="preserve"> </w:t>
      </w:r>
      <w:r>
        <w:rPr>
          <w:sz w:val="20"/>
        </w:rPr>
        <w:t>8.</w:t>
      </w:r>
      <w:r>
        <w:rPr>
          <w:spacing w:val="-9"/>
          <w:sz w:val="20"/>
        </w:rPr>
        <w:t xml:space="preserve"> </w:t>
      </w:r>
      <w:r>
        <w:rPr>
          <w:sz w:val="20"/>
        </w:rPr>
        <w:t>Results</w:t>
      </w:r>
      <w:r>
        <w:rPr>
          <w:spacing w:val="-9"/>
          <w:sz w:val="20"/>
        </w:rPr>
        <w:t xml:space="preserve"> </w:t>
      </w:r>
      <w:r>
        <w:rPr>
          <w:sz w:val="20"/>
        </w:rPr>
        <w:t>for</w:t>
      </w:r>
      <w:r>
        <w:rPr>
          <w:spacing w:val="-9"/>
          <w:sz w:val="20"/>
        </w:rPr>
        <w:t xml:space="preserve"> </w:t>
      </w:r>
      <w:r>
        <w:rPr>
          <w:sz w:val="20"/>
        </w:rPr>
        <w:t>Experiments</w:t>
      </w:r>
      <w:r>
        <w:rPr>
          <w:spacing w:val="-9"/>
          <w:sz w:val="20"/>
        </w:rPr>
        <w:t xml:space="preserve"> </w:t>
      </w:r>
      <w:r>
        <w:rPr>
          <w:sz w:val="20"/>
        </w:rPr>
        <w:t>Conducted</w:t>
      </w:r>
      <w:r>
        <w:rPr>
          <w:spacing w:val="-9"/>
          <w:sz w:val="20"/>
        </w:rPr>
        <w:t xml:space="preserve"> </w:t>
      </w:r>
      <w:r>
        <w:rPr>
          <w:sz w:val="20"/>
        </w:rPr>
        <w:t>on</w:t>
      </w:r>
      <w:r>
        <w:rPr>
          <w:spacing w:val="-9"/>
          <w:sz w:val="20"/>
        </w:rPr>
        <w:t xml:space="preserve"> </w:t>
      </w:r>
      <w:r>
        <w:rPr>
          <w:sz w:val="20"/>
        </w:rPr>
        <w:t>CIRA-CIC-DoHBrw2020</w:t>
      </w:r>
      <w:r>
        <w:rPr>
          <w:spacing w:val="-9"/>
          <w:sz w:val="20"/>
        </w:rPr>
        <w:t xml:space="preserve"> </w:t>
      </w:r>
      <w:r>
        <w:rPr>
          <w:spacing w:val="-2"/>
          <w:sz w:val="20"/>
        </w:rPr>
        <w:t>Dataset</w:t>
      </w:r>
    </w:p>
    <w:p w14:paraId="18D273D1" w14:textId="77777777" w:rsidR="005A2A7E" w:rsidRDefault="008E3266">
      <w:pPr>
        <w:pStyle w:val="ListeParagraf"/>
        <w:numPr>
          <w:ilvl w:val="0"/>
          <w:numId w:val="2"/>
        </w:numPr>
        <w:tabs>
          <w:tab w:val="left" w:pos="3836"/>
        </w:tabs>
        <w:spacing w:before="35" w:after="41"/>
        <w:ind w:left="3836" w:hanging="357"/>
        <w:jc w:val="left"/>
      </w:pPr>
      <w:r>
        <w:rPr>
          <w:sz w:val="24"/>
        </w:rPr>
        <w:t>DoH and non-DoH</w:t>
      </w:r>
      <w:r>
        <w:rPr>
          <w:spacing w:val="-11"/>
          <w:sz w:val="24"/>
        </w:rPr>
        <w:t xml:space="preserve"> </w:t>
      </w:r>
      <w:r>
        <w:rPr>
          <w:spacing w:val="-2"/>
          <w:sz w:val="20"/>
        </w:rPr>
        <w:t>traffic</w:t>
      </w:r>
    </w:p>
    <w:tbl>
      <w:tblPr>
        <w:tblStyle w:val="TableNormal"/>
        <w:tblW w:w="0" w:type="auto"/>
        <w:tblInd w:w="845" w:type="dxa"/>
        <w:tblBorders>
          <w:top w:val="single" w:sz="8" w:space="0" w:color="BEBEBE"/>
          <w:left w:val="single" w:sz="8" w:space="0" w:color="BEBEBE"/>
          <w:bottom w:val="single" w:sz="8" w:space="0" w:color="BEBEBE"/>
          <w:right w:val="single" w:sz="8" w:space="0" w:color="BEBEBE"/>
          <w:insideH w:val="single" w:sz="8" w:space="0" w:color="BEBEBE"/>
          <w:insideV w:val="single" w:sz="8" w:space="0" w:color="BEBEBE"/>
        </w:tblBorders>
        <w:tblLayout w:type="fixed"/>
        <w:tblLook w:val="01E0" w:firstRow="1" w:lastRow="1" w:firstColumn="1" w:lastColumn="1" w:noHBand="0" w:noVBand="0"/>
      </w:tblPr>
      <w:tblGrid>
        <w:gridCol w:w="2920"/>
        <w:gridCol w:w="1220"/>
        <w:gridCol w:w="1200"/>
        <w:gridCol w:w="1180"/>
        <w:gridCol w:w="1120"/>
      </w:tblGrid>
      <w:tr w:rsidR="005A2A7E" w14:paraId="16756A91" w14:textId="77777777">
        <w:trPr>
          <w:trHeight w:val="220"/>
        </w:trPr>
        <w:tc>
          <w:tcPr>
            <w:tcW w:w="2920" w:type="dxa"/>
          </w:tcPr>
          <w:p w14:paraId="5CB1EAAC" w14:textId="77777777" w:rsidR="005A2A7E" w:rsidRDefault="008E3266">
            <w:pPr>
              <w:pStyle w:val="TableParagraph"/>
              <w:ind w:left="101"/>
              <w:jc w:val="left"/>
              <w:rPr>
                <w:b/>
                <w:sz w:val="20"/>
              </w:rPr>
            </w:pPr>
            <w:r>
              <w:rPr>
                <w:b/>
                <w:spacing w:val="-2"/>
                <w:sz w:val="20"/>
              </w:rPr>
              <w:t>Algorithms</w:t>
            </w:r>
          </w:p>
        </w:tc>
        <w:tc>
          <w:tcPr>
            <w:tcW w:w="1220" w:type="dxa"/>
          </w:tcPr>
          <w:p w14:paraId="3084A8D8" w14:textId="77777777" w:rsidR="005A2A7E" w:rsidRDefault="008E3266">
            <w:pPr>
              <w:pStyle w:val="TableParagraph"/>
              <w:ind w:right="5"/>
              <w:rPr>
                <w:b/>
                <w:sz w:val="20"/>
              </w:rPr>
            </w:pPr>
            <w:r>
              <w:rPr>
                <w:b/>
                <w:spacing w:val="-2"/>
                <w:sz w:val="20"/>
              </w:rPr>
              <w:t>Accuracy</w:t>
            </w:r>
          </w:p>
        </w:tc>
        <w:tc>
          <w:tcPr>
            <w:tcW w:w="1200" w:type="dxa"/>
          </w:tcPr>
          <w:p w14:paraId="6C4E3092" w14:textId="77777777" w:rsidR="005A2A7E" w:rsidRDefault="008E3266">
            <w:pPr>
              <w:pStyle w:val="TableParagraph"/>
              <w:ind w:left="19" w:right="5"/>
              <w:rPr>
                <w:b/>
                <w:sz w:val="20"/>
              </w:rPr>
            </w:pPr>
            <w:r>
              <w:rPr>
                <w:b/>
                <w:spacing w:val="-2"/>
                <w:sz w:val="20"/>
              </w:rPr>
              <w:t>Precision</w:t>
            </w:r>
          </w:p>
        </w:tc>
        <w:tc>
          <w:tcPr>
            <w:tcW w:w="1180" w:type="dxa"/>
          </w:tcPr>
          <w:p w14:paraId="0EAA4388" w14:textId="77777777" w:rsidR="005A2A7E" w:rsidRDefault="008E3266">
            <w:pPr>
              <w:pStyle w:val="TableParagraph"/>
              <w:ind w:left="19"/>
              <w:rPr>
                <w:b/>
                <w:sz w:val="20"/>
              </w:rPr>
            </w:pPr>
            <w:r>
              <w:rPr>
                <w:b/>
                <w:spacing w:val="-2"/>
                <w:sz w:val="20"/>
              </w:rPr>
              <w:t>Recall</w:t>
            </w:r>
          </w:p>
        </w:tc>
        <w:tc>
          <w:tcPr>
            <w:tcW w:w="1120" w:type="dxa"/>
          </w:tcPr>
          <w:p w14:paraId="34ED80DD" w14:textId="77777777" w:rsidR="005A2A7E" w:rsidRDefault="008E3266">
            <w:pPr>
              <w:pStyle w:val="TableParagraph"/>
              <w:ind w:left="29"/>
              <w:rPr>
                <w:b/>
                <w:sz w:val="20"/>
              </w:rPr>
            </w:pPr>
            <w:r>
              <w:rPr>
                <w:b/>
                <w:spacing w:val="-2"/>
                <w:sz w:val="20"/>
              </w:rPr>
              <w:t>F1-score</w:t>
            </w:r>
          </w:p>
        </w:tc>
      </w:tr>
      <w:tr w:rsidR="005A2A7E" w14:paraId="2020514F" w14:textId="77777777">
        <w:trPr>
          <w:trHeight w:val="240"/>
        </w:trPr>
        <w:tc>
          <w:tcPr>
            <w:tcW w:w="2920" w:type="dxa"/>
          </w:tcPr>
          <w:p w14:paraId="3185ECB5" w14:textId="77777777" w:rsidR="005A2A7E" w:rsidRDefault="008E3266">
            <w:pPr>
              <w:pStyle w:val="TableParagraph"/>
              <w:spacing w:line="220" w:lineRule="exact"/>
              <w:ind w:left="101"/>
              <w:jc w:val="left"/>
              <w:rPr>
                <w:sz w:val="20"/>
              </w:rPr>
            </w:pPr>
            <w:r>
              <w:rPr>
                <w:sz w:val="20"/>
              </w:rPr>
              <w:t>Logistic</w:t>
            </w:r>
            <w:r>
              <w:rPr>
                <w:spacing w:val="-8"/>
                <w:sz w:val="20"/>
              </w:rPr>
              <w:t xml:space="preserve"> </w:t>
            </w:r>
            <w:r>
              <w:rPr>
                <w:spacing w:val="-2"/>
                <w:sz w:val="20"/>
              </w:rPr>
              <w:t>Regression</w:t>
            </w:r>
          </w:p>
        </w:tc>
        <w:tc>
          <w:tcPr>
            <w:tcW w:w="1220" w:type="dxa"/>
          </w:tcPr>
          <w:p w14:paraId="79D69FC9" w14:textId="77777777" w:rsidR="005A2A7E" w:rsidRDefault="008E3266">
            <w:pPr>
              <w:pStyle w:val="TableParagraph"/>
              <w:spacing w:line="220" w:lineRule="exact"/>
              <w:ind w:right="5"/>
              <w:rPr>
                <w:sz w:val="20"/>
              </w:rPr>
            </w:pPr>
            <w:r>
              <w:rPr>
                <w:spacing w:val="-4"/>
                <w:sz w:val="20"/>
              </w:rPr>
              <w:t>0.92</w:t>
            </w:r>
          </w:p>
        </w:tc>
        <w:tc>
          <w:tcPr>
            <w:tcW w:w="1200" w:type="dxa"/>
          </w:tcPr>
          <w:p w14:paraId="39BCDF86" w14:textId="77777777" w:rsidR="005A2A7E" w:rsidRDefault="008E3266">
            <w:pPr>
              <w:pStyle w:val="TableParagraph"/>
              <w:spacing w:line="220" w:lineRule="exact"/>
              <w:ind w:left="19" w:right="5"/>
              <w:rPr>
                <w:sz w:val="20"/>
              </w:rPr>
            </w:pPr>
            <w:r>
              <w:rPr>
                <w:spacing w:val="-4"/>
                <w:sz w:val="20"/>
              </w:rPr>
              <w:t>0.92</w:t>
            </w:r>
          </w:p>
        </w:tc>
        <w:tc>
          <w:tcPr>
            <w:tcW w:w="1180" w:type="dxa"/>
          </w:tcPr>
          <w:p w14:paraId="1DD7FB1D" w14:textId="77777777" w:rsidR="005A2A7E" w:rsidRDefault="008E3266">
            <w:pPr>
              <w:pStyle w:val="TableParagraph"/>
              <w:spacing w:line="220" w:lineRule="exact"/>
              <w:ind w:left="19"/>
              <w:rPr>
                <w:sz w:val="20"/>
              </w:rPr>
            </w:pPr>
            <w:r>
              <w:rPr>
                <w:spacing w:val="-4"/>
                <w:sz w:val="20"/>
              </w:rPr>
              <w:t>0.92</w:t>
            </w:r>
          </w:p>
        </w:tc>
        <w:tc>
          <w:tcPr>
            <w:tcW w:w="1120" w:type="dxa"/>
          </w:tcPr>
          <w:p w14:paraId="01C93C70" w14:textId="77777777" w:rsidR="005A2A7E" w:rsidRDefault="008E3266">
            <w:pPr>
              <w:pStyle w:val="TableParagraph"/>
              <w:spacing w:line="220" w:lineRule="exact"/>
              <w:ind w:left="29"/>
              <w:rPr>
                <w:sz w:val="20"/>
              </w:rPr>
            </w:pPr>
            <w:r>
              <w:rPr>
                <w:spacing w:val="-4"/>
                <w:sz w:val="20"/>
              </w:rPr>
              <w:t>0.92</w:t>
            </w:r>
          </w:p>
        </w:tc>
      </w:tr>
      <w:tr w:rsidR="005A2A7E" w14:paraId="1A340D7A" w14:textId="77777777">
        <w:trPr>
          <w:trHeight w:val="239"/>
        </w:trPr>
        <w:tc>
          <w:tcPr>
            <w:tcW w:w="2920" w:type="dxa"/>
          </w:tcPr>
          <w:p w14:paraId="12DBF528" w14:textId="77777777" w:rsidR="005A2A7E" w:rsidRDefault="008E3266">
            <w:pPr>
              <w:pStyle w:val="TableParagraph"/>
              <w:spacing w:before="10" w:line="210" w:lineRule="exact"/>
              <w:ind w:left="101"/>
              <w:jc w:val="left"/>
              <w:rPr>
                <w:sz w:val="20"/>
              </w:rPr>
            </w:pPr>
            <w:del w:id="337" w:author="Dekan" w:date="2025-02-10T02:24:00Z">
              <w:r w:rsidDel="00F16766">
                <w:rPr>
                  <w:spacing w:val="-5"/>
                  <w:sz w:val="20"/>
                </w:rPr>
                <w:delText>KNN</w:delText>
              </w:r>
            </w:del>
            <w:ins w:id="338" w:author="Dekan" w:date="2025-02-10T02:24:00Z">
              <w:r w:rsidR="00F16766">
                <w:rPr>
                  <w:spacing w:val="-5"/>
                  <w:sz w:val="20"/>
                </w:rPr>
                <w:t>KNN</w:t>
              </w:r>
            </w:ins>
          </w:p>
        </w:tc>
        <w:tc>
          <w:tcPr>
            <w:tcW w:w="1220" w:type="dxa"/>
          </w:tcPr>
          <w:p w14:paraId="1B58C584" w14:textId="77777777" w:rsidR="005A2A7E" w:rsidRDefault="008E3266">
            <w:pPr>
              <w:pStyle w:val="TableParagraph"/>
              <w:spacing w:before="10" w:line="210" w:lineRule="exact"/>
              <w:ind w:right="5"/>
              <w:rPr>
                <w:sz w:val="20"/>
              </w:rPr>
            </w:pPr>
            <w:r>
              <w:rPr>
                <w:spacing w:val="-4"/>
                <w:sz w:val="20"/>
              </w:rPr>
              <w:t>0.99</w:t>
            </w:r>
          </w:p>
        </w:tc>
        <w:tc>
          <w:tcPr>
            <w:tcW w:w="1200" w:type="dxa"/>
          </w:tcPr>
          <w:p w14:paraId="379E2575" w14:textId="77777777" w:rsidR="005A2A7E" w:rsidRDefault="008E3266">
            <w:pPr>
              <w:pStyle w:val="TableParagraph"/>
              <w:spacing w:before="10" w:line="210" w:lineRule="exact"/>
              <w:ind w:left="19" w:right="5"/>
              <w:rPr>
                <w:sz w:val="20"/>
              </w:rPr>
            </w:pPr>
            <w:r>
              <w:rPr>
                <w:spacing w:val="-4"/>
                <w:sz w:val="20"/>
              </w:rPr>
              <w:t>0.99</w:t>
            </w:r>
          </w:p>
        </w:tc>
        <w:tc>
          <w:tcPr>
            <w:tcW w:w="1180" w:type="dxa"/>
          </w:tcPr>
          <w:p w14:paraId="490FBE70" w14:textId="77777777" w:rsidR="005A2A7E" w:rsidRDefault="008E3266">
            <w:pPr>
              <w:pStyle w:val="TableParagraph"/>
              <w:spacing w:before="10" w:line="210" w:lineRule="exact"/>
              <w:ind w:left="19"/>
              <w:rPr>
                <w:sz w:val="20"/>
              </w:rPr>
            </w:pPr>
            <w:r>
              <w:rPr>
                <w:spacing w:val="-4"/>
                <w:sz w:val="20"/>
              </w:rPr>
              <w:t>0.99</w:t>
            </w:r>
          </w:p>
        </w:tc>
        <w:tc>
          <w:tcPr>
            <w:tcW w:w="1120" w:type="dxa"/>
          </w:tcPr>
          <w:p w14:paraId="7C09ACB8" w14:textId="77777777" w:rsidR="005A2A7E" w:rsidRDefault="008E3266">
            <w:pPr>
              <w:pStyle w:val="TableParagraph"/>
              <w:spacing w:before="10" w:line="210" w:lineRule="exact"/>
              <w:ind w:left="29"/>
              <w:rPr>
                <w:sz w:val="20"/>
              </w:rPr>
            </w:pPr>
            <w:r>
              <w:rPr>
                <w:spacing w:val="-4"/>
                <w:sz w:val="20"/>
              </w:rPr>
              <w:t>0.99</w:t>
            </w:r>
          </w:p>
        </w:tc>
      </w:tr>
      <w:tr w:rsidR="005A2A7E" w14:paraId="4FAA7D40" w14:textId="77777777">
        <w:trPr>
          <w:trHeight w:val="220"/>
        </w:trPr>
        <w:tc>
          <w:tcPr>
            <w:tcW w:w="2920" w:type="dxa"/>
          </w:tcPr>
          <w:p w14:paraId="59F5B3BF" w14:textId="77777777" w:rsidR="005A2A7E" w:rsidRDefault="008E3266">
            <w:pPr>
              <w:pStyle w:val="TableParagraph"/>
              <w:ind w:left="101"/>
              <w:jc w:val="left"/>
              <w:rPr>
                <w:sz w:val="20"/>
              </w:rPr>
            </w:pPr>
            <w:r>
              <w:rPr>
                <w:spacing w:val="-5"/>
                <w:sz w:val="20"/>
              </w:rPr>
              <w:t>SVM</w:t>
            </w:r>
          </w:p>
        </w:tc>
        <w:tc>
          <w:tcPr>
            <w:tcW w:w="1220" w:type="dxa"/>
          </w:tcPr>
          <w:p w14:paraId="41FD8998" w14:textId="77777777" w:rsidR="005A2A7E" w:rsidRDefault="008E3266">
            <w:pPr>
              <w:pStyle w:val="TableParagraph"/>
              <w:ind w:right="5"/>
              <w:rPr>
                <w:sz w:val="20"/>
              </w:rPr>
            </w:pPr>
            <w:r>
              <w:rPr>
                <w:spacing w:val="-4"/>
                <w:sz w:val="20"/>
              </w:rPr>
              <w:t>0.97</w:t>
            </w:r>
          </w:p>
        </w:tc>
        <w:tc>
          <w:tcPr>
            <w:tcW w:w="1200" w:type="dxa"/>
          </w:tcPr>
          <w:p w14:paraId="36945294" w14:textId="77777777" w:rsidR="005A2A7E" w:rsidRDefault="008E3266">
            <w:pPr>
              <w:pStyle w:val="TableParagraph"/>
              <w:ind w:left="19" w:right="5"/>
              <w:rPr>
                <w:sz w:val="20"/>
              </w:rPr>
            </w:pPr>
            <w:r>
              <w:rPr>
                <w:spacing w:val="-4"/>
                <w:sz w:val="20"/>
              </w:rPr>
              <w:t>0.97</w:t>
            </w:r>
          </w:p>
        </w:tc>
        <w:tc>
          <w:tcPr>
            <w:tcW w:w="1180" w:type="dxa"/>
          </w:tcPr>
          <w:p w14:paraId="7330C0BE" w14:textId="77777777" w:rsidR="005A2A7E" w:rsidRDefault="008E3266">
            <w:pPr>
              <w:pStyle w:val="TableParagraph"/>
              <w:ind w:left="19"/>
              <w:rPr>
                <w:sz w:val="20"/>
              </w:rPr>
            </w:pPr>
            <w:r>
              <w:rPr>
                <w:spacing w:val="-4"/>
                <w:sz w:val="20"/>
              </w:rPr>
              <w:t>0.97</w:t>
            </w:r>
          </w:p>
        </w:tc>
        <w:tc>
          <w:tcPr>
            <w:tcW w:w="1120" w:type="dxa"/>
          </w:tcPr>
          <w:p w14:paraId="305F3614" w14:textId="77777777" w:rsidR="005A2A7E" w:rsidRDefault="008E3266">
            <w:pPr>
              <w:pStyle w:val="TableParagraph"/>
              <w:ind w:left="29"/>
              <w:rPr>
                <w:sz w:val="20"/>
              </w:rPr>
            </w:pPr>
            <w:r>
              <w:rPr>
                <w:spacing w:val="-4"/>
                <w:sz w:val="20"/>
              </w:rPr>
              <w:t>0.97</w:t>
            </w:r>
          </w:p>
        </w:tc>
      </w:tr>
      <w:tr w:rsidR="005A2A7E" w14:paraId="45EB268C" w14:textId="77777777">
        <w:trPr>
          <w:trHeight w:val="220"/>
        </w:trPr>
        <w:tc>
          <w:tcPr>
            <w:tcW w:w="2920" w:type="dxa"/>
          </w:tcPr>
          <w:p w14:paraId="5A93CDE0" w14:textId="77777777" w:rsidR="005A2A7E" w:rsidRDefault="008E3266">
            <w:pPr>
              <w:pStyle w:val="TableParagraph"/>
              <w:ind w:left="101"/>
              <w:jc w:val="left"/>
              <w:rPr>
                <w:sz w:val="20"/>
              </w:rPr>
            </w:pPr>
            <w:r>
              <w:rPr>
                <w:sz w:val="20"/>
              </w:rPr>
              <w:t>Decision</w:t>
            </w:r>
            <w:r>
              <w:rPr>
                <w:spacing w:val="-8"/>
                <w:sz w:val="20"/>
              </w:rPr>
              <w:t xml:space="preserve"> </w:t>
            </w:r>
            <w:r>
              <w:rPr>
                <w:spacing w:val="-4"/>
                <w:sz w:val="20"/>
              </w:rPr>
              <w:t>Tree</w:t>
            </w:r>
          </w:p>
        </w:tc>
        <w:tc>
          <w:tcPr>
            <w:tcW w:w="1220" w:type="dxa"/>
          </w:tcPr>
          <w:p w14:paraId="734DEB1B" w14:textId="77777777" w:rsidR="005A2A7E" w:rsidRDefault="008E3266">
            <w:pPr>
              <w:pStyle w:val="TableParagraph"/>
              <w:ind w:right="5"/>
              <w:rPr>
                <w:sz w:val="20"/>
              </w:rPr>
            </w:pPr>
            <w:r>
              <w:rPr>
                <w:spacing w:val="-4"/>
                <w:sz w:val="20"/>
              </w:rPr>
              <w:t>1.00</w:t>
            </w:r>
          </w:p>
        </w:tc>
        <w:tc>
          <w:tcPr>
            <w:tcW w:w="1200" w:type="dxa"/>
          </w:tcPr>
          <w:p w14:paraId="0F4157C2" w14:textId="77777777" w:rsidR="005A2A7E" w:rsidRDefault="008E3266">
            <w:pPr>
              <w:pStyle w:val="TableParagraph"/>
              <w:ind w:left="19" w:right="5"/>
              <w:rPr>
                <w:sz w:val="20"/>
              </w:rPr>
            </w:pPr>
            <w:r>
              <w:rPr>
                <w:spacing w:val="-4"/>
                <w:sz w:val="20"/>
              </w:rPr>
              <w:t>1.00</w:t>
            </w:r>
          </w:p>
        </w:tc>
        <w:tc>
          <w:tcPr>
            <w:tcW w:w="1180" w:type="dxa"/>
          </w:tcPr>
          <w:p w14:paraId="58D064FF" w14:textId="77777777" w:rsidR="005A2A7E" w:rsidRDefault="008E3266">
            <w:pPr>
              <w:pStyle w:val="TableParagraph"/>
              <w:ind w:left="19"/>
              <w:rPr>
                <w:sz w:val="20"/>
              </w:rPr>
            </w:pPr>
            <w:r>
              <w:rPr>
                <w:spacing w:val="-4"/>
                <w:sz w:val="20"/>
              </w:rPr>
              <w:t>1.00</w:t>
            </w:r>
          </w:p>
        </w:tc>
        <w:tc>
          <w:tcPr>
            <w:tcW w:w="1120" w:type="dxa"/>
          </w:tcPr>
          <w:p w14:paraId="4DBF7B54" w14:textId="77777777" w:rsidR="005A2A7E" w:rsidRDefault="008E3266">
            <w:pPr>
              <w:pStyle w:val="TableParagraph"/>
              <w:ind w:left="29"/>
              <w:rPr>
                <w:sz w:val="20"/>
              </w:rPr>
            </w:pPr>
            <w:r>
              <w:rPr>
                <w:spacing w:val="-4"/>
                <w:sz w:val="20"/>
              </w:rPr>
              <w:t>1.00</w:t>
            </w:r>
          </w:p>
        </w:tc>
      </w:tr>
      <w:tr w:rsidR="005A2A7E" w14:paraId="7F5216F5" w14:textId="77777777">
        <w:trPr>
          <w:trHeight w:val="220"/>
        </w:trPr>
        <w:tc>
          <w:tcPr>
            <w:tcW w:w="2920" w:type="dxa"/>
          </w:tcPr>
          <w:p w14:paraId="6932AB50" w14:textId="77777777" w:rsidR="005A2A7E" w:rsidRDefault="008E3266">
            <w:pPr>
              <w:pStyle w:val="TableParagraph"/>
              <w:spacing w:before="5" w:line="195" w:lineRule="exact"/>
              <w:ind w:left="101"/>
              <w:jc w:val="left"/>
              <w:rPr>
                <w:sz w:val="20"/>
              </w:rPr>
            </w:pPr>
            <w:r>
              <w:rPr>
                <w:sz w:val="20"/>
              </w:rPr>
              <w:t>Random</w:t>
            </w:r>
            <w:r>
              <w:rPr>
                <w:spacing w:val="-6"/>
                <w:sz w:val="20"/>
              </w:rPr>
              <w:t xml:space="preserve"> </w:t>
            </w:r>
            <w:r>
              <w:rPr>
                <w:sz w:val="20"/>
              </w:rPr>
              <w:t>Forest</w:t>
            </w:r>
            <w:r>
              <w:rPr>
                <w:spacing w:val="-6"/>
                <w:sz w:val="20"/>
              </w:rPr>
              <w:t xml:space="preserve"> </w:t>
            </w:r>
            <w:r>
              <w:rPr>
                <w:spacing w:val="-2"/>
                <w:sz w:val="20"/>
              </w:rPr>
              <w:t>Classifier</w:t>
            </w:r>
          </w:p>
        </w:tc>
        <w:tc>
          <w:tcPr>
            <w:tcW w:w="1220" w:type="dxa"/>
          </w:tcPr>
          <w:p w14:paraId="57E30FD3" w14:textId="77777777" w:rsidR="005A2A7E" w:rsidRDefault="008E3266">
            <w:pPr>
              <w:pStyle w:val="TableParagraph"/>
              <w:spacing w:before="5" w:line="195" w:lineRule="exact"/>
              <w:ind w:right="5"/>
              <w:rPr>
                <w:sz w:val="20"/>
              </w:rPr>
            </w:pPr>
            <w:r>
              <w:rPr>
                <w:spacing w:val="-4"/>
                <w:sz w:val="20"/>
              </w:rPr>
              <w:t>1.00</w:t>
            </w:r>
          </w:p>
        </w:tc>
        <w:tc>
          <w:tcPr>
            <w:tcW w:w="1200" w:type="dxa"/>
          </w:tcPr>
          <w:p w14:paraId="3CE303D8" w14:textId="77777777" w:rsidR="005A2A7E" w:rsidRDefault="008E3266">
            <w:pPr>
              <w:pStyle w:val="TableParagraph"/>
              <w:spacing w:before="5" w:line="195" w:lineRule="exact"/>
              <w:ind w:left="19" w:right="5"/>
              <w:rPr>
                <w:sz w:val="20"/>
              </w:rPr>
            </w:pPr>
            <w:r>
              <w:rPr>
                <w:spacing w:val="-4"/>
                <w:sz w:val="20"/>
              </w:rPr>
              <w:t>1.00</w:t>
            </w:r>
          </w:p>
        </w:tc>
        <w:tc>
          <w:tcPr>
            <w:tcW w:w="1180" w:type="dxa"/>
          </w:tcPr>
          <w:p w14:paraId="6C174869" w14:textId="77777777" w:rsidR="005A2A7E" w:rsidRDefault="008E3266">
            <w:pPr>
              <w:pStyle w:val="TableParagraph"/>
              <w:spacing w:before="5" w:line="195" w:lineRule="exact"/>
              <w:ind w:left="19"/>
              <w:rPr>
                <w:sz w:val="20"/>
              </w:rPr>
            </w:pPr>
            <w:r>
              <w:rPr>
                <w:spacing w:val="-4"/>
                <w:sz w:val="20"/>
              </w:rPr>
              <w:t>1.00</w:t>
            </w:r>
          </w:p>
        </w:tc>
        <w:tc>
          <w:tcPr>
            <w:tcW w:w="1120" w:type="dxa"/>
          </w:tcPr>
          <w:p w14:paraId="5441E745" w14:textId="77777777" w:rsidR="005A2A7E" w:rsidRDefault="008E3266">
            <w:pPr>
              <w:pStyle w:val="TableParagraph"/>
              <w:spacing w:before="5" w:line="195" w:lineRule="exact"/>
              <w:ind w:left="29"/>
              <w:rPr>
                <w:sz w:val="20"/>
              </w:rPr>
            </w:pPr>
            <w:r>
              <w:rPr>
                <w:spacing w:val="-4"/>
                <w:sz w:val="20"/>
              </w:rPr>
              <w:t>1.00</w:t>
            </w:r>
          </w:p>
        </w:tc>
      </w:tr>
      <w:tr w:rsidR="005A2A7E" w14:paraId="75B59793" w14:textId="77777777">
        <w:trPr>
          <w:trHeight w:val="240"/>
        </w:trPr>
        <w:tc>
          <w:tcPr>
            <w:tcW w:w="2920" w:type="dxa"/>
          </w:tcPr>
          <w:p w14:paraId="0B47AD7E" w14:textId="77777777" w:rsidR="005A2A7E" w:rsidRDefault="008E3266">
            <w:pPr>
              <w:pStyle w:val="TableParagraph"/>
              <w:spacing w:before="10" w:line="210" w:lineRule="exact"/>
              <w:ind w:left="101"/>
              <w:jc w:val="left"/>
              <w:rPr>
                <w:sz w:val="20"/>
              </w:rPr>
            </w:pPr>
            <w:r>
              <w:rPr>
                <w:sz w:val="20"/>
              </w:rPr>
              <w:t>Gradient</w:t>
            </w:r>
            <w:r>
              <w:rPr>
                <w:spacing w:val="-8"/>
                <w:sz w:val="20"/>
              </w:rPr>
              <w:t xml:space="preserve"> </w:t>
            </w:r>
            <w:r>
              <w:rPr>
                <w:sz w:val="20"/>
              </w:rPr>
              <w:t>Boosting</w:t>
            </w:r>
            <w:r>
              <w:rPr>
                <w:spacing w:val="-8"/>
                <w:sz w:val="20"/>
              </w:rPr>
              <w:t xml:space="preserve"> </w:t>
            </w:r>
            <w:r>
              <w:rPr>
                <w:spacing w:val="-2"/>
                <w:sz w:val="20"/>
              </w:rPr>
              <w:t>Classifier</w:t>
            </w:r>
          </w:p>
        </w:tc>
        <w:tc>
          <w:tcPr>
            <w:tcW w:w="1220" w:type="dxa"/>
          </w:tcPr>
          <w:p w14:paraId="57D7713F" w14:textId="77777777" w:rsidR="005A2A7E" w:rsidRDefault="008E3266">
            <w:pPr>
              <w:pStyle w:val="TableParagraph"/>
              <w:spacing w:before="10" w:line="210" w:lineRule="exact"/>
              <w:ind w:right="5"/>
              <w:rPr>
                <w:sz w:val="20"/>
              </w:rPr>
            </w:pPr>
            <w:r>
              <w:rPr>
                <w:spacing w:val="-4"/>
                <w:sz w:val="20"/>
              </w:rPr>
              <w:t>0.99</w:t>
            </w:r>
          </w:p>
        </w:tc>
        <w:tc>
          <w:tcPr>
            <w:tcW w:w="1200" w:type="dxa"/>
          </w:tcPr>
          <w:p w14:paraId="7F2059BF" w14:textId="77777777" w:rsidR="005A2A7E" w:rsidRDefault="008E3266">
            <w:pPr>
              <w:pStyle w:val="TableParagraph"/>
              <w:spacing w:before="10" w:line="210" w:lineRule="exact"/>
              <w:ind w:left="19" w:right="5"/>
              <w:rPr>
                <w:sz w:val="20"/>
              </w:rPr>
            </w:pPr>
            <w:r>
              <w:rPr>
                <w:spacing w:val="-4"/>
                <w:sz w:val="20"/>
              </w:rPr>
              <w:t>0.99</w:t>
            </w:r>
          </w:p>
        </w:tc>
        <w:tc>
          <w:tcPr>
            <w:tcW w:w="1180" w:type="dxa"/>
          </w:tcPr>
          <w:p w14:paraId="171FE8C1" w14:textId="77777777" w:rsidR="005A2A7E" w:rsidRDefault="008E3266">
            <w:pPr>
              <w:pStyle w:val="TableParagraph"/>
              <w:spacing w:before="10" w:line="210" w:lineRule="exact"/>
              <w:ind w:left="19"/>
              <w:rPr>
                <w:sz w:val="20"/>
              </w:rPr>
            </w:pPr>
            <w:r>
              <w:rPr>
                <w:spacing w:val="-4"/>
                <w:sz w:val="20"/>
              </w:rPr>
              <w:t>0.99</w:t>
            </w:r>
          </w:p>
        </w:tc>
        <w:tc>
          <w:tcPr>
            <w:tcW w:w="1120" w:type="dxa"/>
          </w:tcPr>
          <w:p w14:paraId="3E30EB09" w14:textId="77777777" w:rsidR="005A2A7E" w:rsidRDefault="008E3266">
            <w:pPr>
              <w:pStyle w:val="TableParagraph"/>
              <w:spacing w:before="10" w:line="210" w:lineRule="exact"/>
              <w:ind w:left="29"/>
              <w:rPr>
                <w:sz w:val="20"/>
              </w:rPr>
            </w:pPr>
            <w:r>
              <w:rPr>
                <w:spacing w:val="-4"/>
                <w:sz w:val="20"/>
              </w:rPr>
              <w:t>0.99</w:t>
            </w:r>
          </w:p>
        </w:tc>
      </w:tr>
      <w:tr w:rsidR="005A2A7E" w14:paraId="095CAFA1" w14:textId="77777777">
        <w:trPr>
          <w:trHeight w:val="219"/>
        </w:trPr>
        <w:tc>
          <w:tcPr>
            <w:tcW w:w="2920" w:type="dxa"/>
          </w:tcPr>
          <w:p w14:paraId="5284E467" w14:textId="77777777" w:rsidR="005A2A7E" w:rsidRDefault="008E3266">
            <w:pPr>
              <w:pStyle w:val="TableParagraph"/>
              <w:ind w:left="101"/>
              <w:jc w:val="left"/>
              <w:rPr>
                <w:sz w:val="20"/>
              </w:rPr>
            </w:pPr>
            <w:r>
              <w:rPr>
                <w:sz w:val="20"/>
              </w:rPr>
              <w:t>Gaussian</w:t>
            </w:r>
            <w:r>
              <w:rPr>
                <w:spacing w:val="-6"/>
                <w:sz w:val="20"/>
              </w:rPr>
              <w:t xml:space="preserve"> </w:t>
            </w:r>
            <w:r>
              <w:rPr>
                <w:sz w:val="20"/>
              </w:rPr>
              <w:t>Naive</w:t>
            </w:r>
            <w:r>
              <w:rPr>
                <w:spacing w:val="-6"/>
                <w:sz w:val="20"/>
              </w:rPr>
              <w:t xml:space="preserve"> </w:t>
            </w:r>
            <w:r>
              <w:rPr>
                <w:sz w:val="20"/>
              </w:rPr>
              <w:t>Bayes</w:t>
            </w:r>
            <w:r>
              <w:rPr>
                <w:spacing w:val="-6"/>
                <w:sz w:val="20"/>
              </w:rPr>
              <w:t xml:space="preserve"> </w:t>
            </w:r>
            <w:r>
              <w:rPr>
                <w:spacing w:val="-2"/>
                <w:sz w:val="20"/>
              </w:rPr>
              <w:t>Classifier</w:t>
            </w:r>
          </w:p>
        </w:tc>
        <w:tc>
          <w:tcPr>
            <w:tcW w:w="1220" w:type="dxa"/>
          </w:tcPr>
          <w:p w14:paraId="4F3B22F3" w14:textId="77777777" w:rsidR="005A2A7E" w:rsidRDefault="008E3266">
            <w:pPr>
              <w:pStyle w:val="TableParagraph"/>
              <w:ind w:right="5"/>
              <w:rPr>
                <w:sz w:val="20"/>
              </w:rPr>
            </w:pPr>
            <w:r>
              <w:rPr>
                <w:spacing w:val="-4"/>
                <w:sz w:val="20"/>
              </w:rPr>
              <w:t>0.87</w:t>
            </w:r>
          </w:p>
        </w:tc>
        <w:tc>
          <w:tcPr>
            <w:tcW w:w="1200" w:type="dxa"/>
          </w:tcPr>
          <w:p w14:paraId="2AB8B4D2" w14:textId="77777777" w:rsidR="005A2A7E" w:rsidRDefault="008E3266">
            <w:pPr>
              <w:pStyle w:val="TableParagraph"/>
              <w:ind w:left="19" w:right="5"/>
              <w:rPr>
                <w:sz w:val="20"/>
              </w:rPr>
            </w:pPr>
            <w:r>
              <w:rPr>
                <w:spacing w:val="-4"/>
                <w:sz w:val="20"/>
              </w:rPr>
              <w:t>0.87</w:t>
            </w:r>
          </w:p>
        </w:tc>
        <w:tc>
          <w:tcPr>
            <w:tcW w:w="1180" w:type="dxa"/>
          </w:tcPr>
          <w:p w14:paraId="0AFDAF63" w14:textId="77777777" w:rsidR="005A2A7E" w:rsidRDefault="008E3266">
            <w:pPr>
              <w:pStyle w:val="TableParagraph"/>
              <w:ind w:left="19"/>
              <w:rPr>
                <w:sz w:val="20"/>
              </w:rPr>
            </w:pPr>
            <w:r>
              <w:rPr>
                <w:spacing w:val="-4"/>
                <w:sz w:val="20"/>
              </w:rPr>
              <w:t>0.87</w:t>
            </w:r>
          </w:p>
        </w:tc>
        <w:tc>
          <w:tcPr>
            <w:tcW w:w="1120" w:type="dxa"/>
          </w:tcPr>
          <w:p w14:paraId="413E2D4D" w14:textId="77777777" w:rsidR="005A2A7E" w:rsidRDefault="008E3266">
            <w:pPr>
              <w:pStyle w:val="TableParagraph"/>
              <w:ind w:left="29"/>
              <w:rPr>
                <w:sz w:val="20"/>
              </w:rPr>
            </w:pPr>
            <w:r>
              <w:rPr>
                <w:spacing w:val="-4"/>
                <w:sz w:val="20"/>
              </w:rPr>
              <w:t>0.87</w:t>
            </w:r>
          </w:p>
        </w:tc>
      </w:tr>
      <w:tr w:rsidR="005A2A7E" w14:paraId="29165D60" w14:textId="77777777">
        <w:trPr>
          <w:trHeight w:val="220"/>
        </w:trPr>
        <w:tc>
          <w:tcPr>
            <w:tcW w:w="2920" w:type="dxa"/>
          </w:tcPr>
          <w:p w14:paraId="43CA5FFF" w14:textId="77777777" w:rsidR="005A2A7E" w:rsidRDefault="008E3266">
            <w:pPr>
              <w:pStyle w:val="TableParagraph"/>
              <w:ind w:left="101"/>
              <w:jc w:val="left"/>
              <w:rPr>
                <w:sz w:val="20"/>
              </w:rPr>
            </w:pPr>
            <w:r>
              <w:rPr>
                <w:spacing w:val="-2"/>
                <w:sz w:val="20"/>
              </w:rPr>
              <w:t>XGBoost</w:t>
            </w:r>
          </w:p>
        </w:tc>
        <w:tc>
          <w:tcPr>
            <w:tcW w:w="1220" w:type="dxa"/>
          </w:tcPr>
          <w:p w14:paraId="45D18F6E" w14:textId="77777777" w:rsidR="005A2A7E" w:rsidRDefault="008E3266">
            <w:pPr>
              <w:pStyle w:val="TableParagraph"/>
              <w:ind w:right="5"/>
              <w:rPr>
                <w:sz w:val="20"/>
              </w:rPr>
            </w:pPr>
            <w:r>
              <w:rPr>
                <w:spacing w:val="-4"/>
                <w:sz w:val="20"/>
              </w:rPr>
              <w:t>1.00</w:t>
            </w:r>
          </w:p>
        </w:tc>
        <w:tc>
          <w:tcPr>
            <w:tcW w:w="1200" w:type="dxa"/>
          </w:tcPr>
          <w:p w14:paraId="137847FB" w14:textId="77777777" w:rsidR="005A2A7E" w:rsidRDefault="008E3266">
            <w:pPr>
              <w:pStyle w:val="TableParagraph"/>
              <w:ind w:left="19" w:right="5"/>
              <w:rPr>
                <w:sz w:val="20"/>
              </w:rPr>
            </w:pPr>
            <w:r>
              <w:rPr>
                <w:spacing w:val="-4"/>
                <w:sz w:val="20"/>
              </w:rPr>
              <w:t>1.00</w:t>
            </w:r>
          </w:p>
        </w:tc>
        <w:tc>
          <w:tcPr>
            <w:tcW w:w="1180" w:type="dxa"/>
          </w:tcPr>
          <w:p w14:paraId="086E1392" w14:textId="77777777" w:rsidR="005A2A7E" w:rsidRDefault="008E3266">
            <w:pPr>
              <w:pStyle w:val="TableParagraph"/>
              <w:ind w:left="19"/>
              <w:rPr>
                <w:sz w:val="20"/>
              </w:rPr>
            </w:pPr>
            <w:r>
              <w:rPr>
                <w:spacing w:val="-4"/>
                <w:sz w:val="20"/>
              </w:rPr>
              <w:t>1.00</w:t>
            </w:r>
          </w:p>
        </w:tc>
        <w:tc>
          <w:tcPr>
            <w:tcW w:w="1120" w:type="dxa"/>
          </w:tcPr>
          <w:p w14:paraId="01F1820A" w14:textId="77777777" w:rsidR="005A2A7E" w:rsidRDefault="008E3266">
            <w:pPr>
              <w:pStyle w:val="TableParagraph"/>
              <w:ind w:left="29"/>
              <w:rPr>
                <w:sz w:val="20"/>
              </w:rPr>
            </w:pPr>
            <w:r>
              <w:rPr>
                <w:spacing w:val="-4"/>
                <w:sz w:val="20"/>
              </w:rPr>
              <w:t>1.00</w:t>
            </w:r>
          </w:p>
        </w:tc>
      </w:tr>
      <w:tr w:rsidR="005A2A7E" w14:paraId="631315D3" w14:textId="77777777">
        <w:trPr>
          <w:trHeight w:val="220"/>
        </w:trPr>
        <w:tc>
          <w:tcPr>
            <w:tcW w:w="2920" w:type="dxa"/>
          </w:tcPr>
          <w:p w14:paraId="5A08F801" w14:textId="77777777" w:rsidR="005A2A7E" w:rsidRDefault="008E3266">
            <w:pPr>
              <w:pStyle w:val="TableParagraph"/>
              <w:spacing w:before="5" w:line="195" w:lineRule="exact"/>
              <w:ind w:left="101"/>
              <w:jc w:val="left"/>
              <w:rPr>
                <w:sz w:val="20"/>
              </w:rPr>
            </w:pPr>
            <w:r>
              <w:rPr>
                <w:spacing w:val="-5"/>
                <w:sz w:val="20"/>
              </w:rPr>
              <w:t>MLP</w:t>
            </w:r>
          </w:p>
        </w:tc>
        <w:tc>
          <w:tcPr>
            <w:tcW w:w="1220" w:type="dxa"/>
          </w:tcPr>
          <w:p w14:paraId="251F1DD3" w14:textId="77777777" w:rsidR="005A2A7E" w:rsidRDefault="008E3266">
            <w:pPr>
              <w:pStyle w:val="TableParagraph"/>
              <w:spacing w:before="5" w:line="195" w:lineRule="exact"/>
              <w:ind w:right="5"/>
              <w:rPr>
                <w:sz w:val="20"/>
              </w:rPr>
            </w:pPr>
            <w:r>
              <w:rPr>
                <w:spacing w:val="-4"/>
                <w:sz w:val="20"/>
              </w:rPr>
              <w:t>0.99</w:t>
            </w:r>
          </w:p>
        </w:tc>
        <w:tc>
          <w:tcPr>
            <w:tcW w:w="1200" w:type="dxa"/>
          </w:tcPr>
          <w:p w14:paraId="35C7EADD" w14:textId="77777777" w:rsidR="005A2A7E" w:rsidRDefault="008E3266">
            <w:pPr>
              <w:pStyle w:val="TableParagraph"/>
              <w:spacing w:before="5" w:line="195" w:lineRule="exact"/>
              <w:ind w:left="19" w:right="5"/>
              <w:rPr>
                <w:sz w:val="20"/>
              </w:rPr>
            </w:pPr>
            <w:r>
              <w:rPr>
                <w:spacing w:val="-4"/>
                <w:sz w:val="20"/>
              </w:rPr>
              <w:t>0.99</w:t>
            </w:r>
          </w:p>
        </w:tc>
        <w:tc>
          <w:tcPr>
            <w:tcW w:w="1180" w:type="dxa"/>
          </w:tcPr>
          <w:p w14:paraId="5189F780" w14:textId="77777777" w:rsidR="005A2A7E" w:rsidRDefault="008E3266">
            <w:pPr>
              <w:pStyle w:val="TableParagraph"/>
              <w:spacing w:before="5" w:line="195" w:lineRule="exact"/>
              <w:ind w:left="19"/>
              <w:rPr>
                <w:sz w:val="20"/>
              </w:rPr>
            </w:pPr>
            <w:r>
              <w:rPr>
                <w:spacing w:val="-4"/>
                <w:sz w:val="20"/>
              </w:rPr>
              <w:t>0.99</w:t>
            </w:r>
          </w:p>
        </w:tc>
        <w:tc>
          <w:tcPr>
            <w:tcW w:w="1120" w:type="dxa"/>
          </w:tcPr>
          <w:p w14:paraId="34E8D3D3" w14:textId="77777777" w:rsidR="005A2A7E" w:rsidRDefault="008E3266">
            <w:pPr>
              <w:pStyle w:val="TableParagraph"/>
              <w:spacing w:before="5" w:line="195" w:lineRule="exact"/>
              <w:ind w:left="29"/>
              <w:rPr>
                <w:sz w:val="20"/>
              </w:rPr>
            </w:pPr>
            <w:r>
              <w:rPr>
                <w:spacing w:val="-4"/>
                <w:sz w:val="20"/>
              </w:rPr>
              <w:t>0.99</w:t>
            </w:r>
          </w:p>
        </w:tc>
      </w:tr>
    </w:tbl>
    <w:p w14:paraId="6E392720" w14:textId="77777777" w:rsidR="005A2A7E" w:rsidRDefault="005A2A7E">
      <w:pPr>
        <w:pStyle w:val="GvdeMetni"/>
        <w:spacing w:before="13"/>
        <w:ind w:left="0"/>
      </w:pPr>
    </w:p>
    <w:p w14:paraId="219EF0E9" w14:textId="77777777" w:rsidR="005A2A7E" w:rsidRDefault="008E3266">
      <w:pPr>
        <w:pStyle w:val="ListeParagraf"/>
        <w:numPr>
          <w:ilvl w:val="0"/>
          <w:numId w:val="2"/>
        </w:numPr>
        <w:tabs>
          <w:tab w:val="left" w:pos="3510"/>
        </w:tabs>
        <w:spacing w:before="1" w:after="36"/>
        <w:ind w:left="3510" w:hanging="280"/>
        <w:jc w:val="left"/>
        <w:rPr>
          <w:sz w:val="20"/>
        </w:rPr>
      </w:pPr>
      <w:r>
        <w:rPr>
          <w:sz w:val="24"/>
        </w:rPr>
        <w:t>benign and malicious</w:t>
      </w:r>
      <w:r>
        <w:rPr>
          <w:spacing w:val="-11"/>
          <w:sz w:val="24"/>
        </w:rPr>
        <w:t xml:space="preserve"> </w:t>
      </w:r>
      <w:r>
        <w:rPr>
          <w:spacing w:val="-2"/>
          <w:sz w:val="20"/>
        </w:rPr>
        <w:t>traffic</w:t>
      </w:r>
    </w:p>
    <w:tbl>
      <w:tblPr>
        <w:tblStyle w:val="TableNormal"/>
        <w:tblW w:w="0" w:type="auto"/>
        <w:tblInd w:w="864" w:type="dxa"/>
        <w:tblBorders>
          <w:top w:val="single" w:sz="8" w:space="0" w:color="BEBEBE"/>
          <w:left w:val="single" w:sz="8" w:space="0" w:color="BEBEBE"/>
          <w:bottom w:val="single" w:sz="8" w:space="0" w:color="BEBEBE"/>
          <w:right w:val="single" w:sz="8" w:space="0" w:color="BEBEBE"/>
          <w:insideH w:val="single" w:sz="8" w:space="0" w:color="BEBEBE"/>
          <w:insideV w:val="single" w:sz="8" w:space="0" w:color="BEBEBE"/>
        </w:tblBorders>
        <w:tblLayout w:type="fixed"/>
        <w:tblLook w:val="01E0" w:firstRow="1" w:lastRow="1" w:firstColumn="1" w:lastColumn="1" w:noHBand="0" w:noVBand="0"/>
      </w:tblPr>
      <w:tblGrid>
        <w:gridCol w:w="2920"/>
        <w:gridCol w:w="1220"/>
        <w:gridCol w:w="1200"/>
        <w:gridCol w:w="1160"/>
        <w:gridCol w:w="1120"/>
        <w:tblGridChange w:id="339">
          <w:tblGrid>
            <w:gridCol w:w="2920"/>
            <w:gridCol w:w="1220"/>
            <w:gridCol w:w="1200"/>
            <w:gridCol w:w="1160"/>
            <w:gridCol w:w="1120"/>
          </w:tblGrid>
        </w:tblGridChange>
      </w:tblGrid>
      <w:tr w:rsidR="005A2A7E" w14:paraId="4DA216BF" w14:textId="77777777">
        <w:trPr>
          <w:trHeight w:val="219"/>
        </w:trPr>
        <w:tc>
          <w:tcPr>
            <w:tcW w:w="2920" w:type="dxa"/>
          </w:tcPr>
          <w:p w14:paraId="698CDEE7" w14:textId="77777777" w:rsidR="005A2A7E" w:rsidRDefault="008E3266">
            <w:pPr>
              <w:pStyle w:val="TableParagraph"/>
              <w:ind w:left="96"/>
              <w:jc w:val="left"/>
              <w:rPr>
                <w:b/>
                <w:sz w:val="20"/>
              </w:rPr>
            </w:pPr>
            <w:r>
              <w:rPr>
                <w:b/>
                <w:spacing w:val="-2"/>
                <w:sz w:val="20"/>
              </w:rPr>
              <w:t>Algorithms</w:t>
            </w:r>
          </w:p>
        </w:tc>
        <w:tc>
          <w:tcPr>
            <w:tcW w:w="1220" w:type="dxa"/>
          </w:tcPr>
          <w:p w14:paraId="5C502FF7" w14:textId="77777777" w:rsidR="005A2A7E" w:rsidRDefault="008E3266">
            <w:pPr>
              <w:pStyle w:val="TableParagraph"/>
              <w:rPr>
                <w:b/>
                <w:sz w:val="20"/>
              </w:rPr>
            </w:pPr>
            <w:r>
              <w:rPr>
                <w:b/>
                <w:spacing w:val="-2"/>
                <w:sz w:val="20"/>
              </w:rPr>
              <w:t>Accuracy</w:t>
            </w:r>
          </w:p>
        </w:tc>
        <w:tc>
          <w:tcPr>
            <w:tcW w:w="1200" w:type="dxa"/>
          </w:tcPr>
          <w:p w14:paraId="0B4CEDBA" w14:textId="77777777" w:rsidR="005A2A7E" w:rsidRDefault="008E3266">
            <w:pPr>
              <w:pStyle w:val="TableParagraph"/>
              <w:ind w:left="19"/>
              <w:rPr>
                <w:b/>
                <w:sz w:val="20"/>
              </w:rPr>
            </w:pPr>
            <w:r>
              <w:rPr>
                <w:b/>
                <w:spacing w:val="-2"/>
                <w:sz w:val="20"/>
              </w:rPr>
              <w:t>Precision</w:t>
            </w:r>
          </w:p>
        </w:tc>
        <w:tc>
          <w:tcPr>
            <w:tcW w:w="1160" w:type="dxa"/>
          </w:tcPr>
          <w:p w14:paraId="2148A7A1" w14:textId="77777777" w:rsidR="005A2A7E" w:rsidRDefault="008E3266">
            <w:pPr>
              <w:pStyle w:val="TableParagraph"/>
              <w:ind w:left="14"/>
              <w:rPr>
                <w:b/>
                <w:sz w:val="20"/>
              </w:rPr>
            </w:pPr>
            <w:r>
              <w:rPr>
                <w:b/>
                <w:spacing w:val="-2"/>
                <w:sz w:val="20"/>
              </w:rPr>
              <w:t>Recall</w:t>
            </w:r>
          </w:p>
        </w:tc>
        <w:tc>
          <w:tcPr>
            <w:tcW w:w="1120" w:type="dxa"/>
          </w:tcPr>
          <w:p w14:paraId="7B5381A8" w14:textId="77777777" w:rsidR="005A2A7E" w:rsidRDefault="008E3266">
            <w:pPr>
              <w:pStyle w:val="TableParagraph"/>
              <w:ind w:left="29"/>
              <w:rPr>
                <w:b/>
                <w:sz w:val="20"/>
              </w:rPr>
            </w:pPr>
            <w:r>
              <w:rPr>
                <w:b/>
                <w:spacing w:val="-2"/>
                <w:sz w:val="20"/>
              </w:rPr>
              <w:t>F1-score</w:t>
            </w:r>
          </w:p>
        </w:tc>
      </w:tr>
      <w:tr w:rsidR="005A2A7E" w14:paraId="54AC21E6" w14:textId="77777777" w:rsidTr="00AA3356">
        <w:tblPrEx>
          <w:tblW w:w="0" w:type="auto"/>
          <w:tblInd w:w="864" w:type="dxa"/>
          <w:tblBorders>
            <w:top w:val="single" w:sz="8" w:space="0" w:color="BEBEBE"/>
            <w:left w:val="single" w:sz="8" w:space="0" w:color="BEBEBE"/>
            <w:bottom w:val="single" w:sz="8" w:space="0" w:color="BEBEBE"/>
            <w:right w:val="single" w:sz="8" w:space="0" w:color="BEBEBE"/>
            <w:insideH w:val="single" w:sz="8" w:space="0" w:color="BEBEBE"/>
            <w:insideV w:val="single" w:sz="8" w:space="0" w:color="BEBEBE"/>
          </w:tblBorders>
          <w:tblLayout w:type="fixed"/>
          <w:tblLook w:val="01E0" w:firstRow="1" w:lastRow="1" w:firstColumn="1" w:lastColumn="1" w:noHBand="0" w:noVBand="0"/>
          <w:tblPrExChange w:id="340" w:author="Dekan" w:date="2025-02-10T02:10:00Z">
            <w:tblPrEx>
              <w:tblW w:w="0" w:type="auto"/>
              <w:tblInd w:w="864" w:type="dxa"/>
              <w:tblBorders>
                <w:top w:val="single" w:sz="8" w:space="0" w:color="BEBEBE"/>
                <w:left w:val="single" w:sz="8" w:space="0" w:color="BEBEBE"/>
                <w:bottom w:val="single" w:sz="8" w:space="0" w:color="BEBEBE"/>
                <w:right w:val="single" w:sz="8" w:space="0" w:color="BEBEBE"/>
                <w:insideH w:val="single" w:sz="8" w:space="0" w:color="BEBEBE"/>
                <w:insideV w:val="single" w:sz="8" w:space="0" w:color="BEBEBE"/>
              </w:tblBorders>
              <w:tblLayout w:type="fixed"/>
              <w:tblLook w:val="01E0" w:firstRow="1" w:lastRow="1" w:firstColumn="1" w:lastColumn="1" w:noHBand="0" w:noVBand="0"/>
            </w:tblPrEx>
          </w:tblPrExChange>
        </w:tblPrEx>
        <w:trPr>
          <w:trHeight w:val="152"/>
          <w:trPrChange w:id="341" w:author="Dekan" w:date="2025-02-10T02:10:00Z">
            <w:trPr>
              <w:trHeight w:val="300"/>
            </w:trPr>
          </w:trPrChange>
        </w:trPr>
        <w:tc>
          <w:tcPr>
            <w:tcW w:w="2920" w:type="dxa"/>
            <w:tcPrChange w:id="342" w:author="Dekan" w:date="2025-02-10T02:10:00Z">
              <w:tcPr>
                <w:tcW w:w="2920" w:type="dxa"/>
              </w:tcPr>
            </w:tcPrChange>
          </w:tcPr>
          <w:p w14:paraId="5E4F7BDF" w14:textId="77777777" w:rsidR="005A2A7E" w:rsidRDefault="008E3266">
            <w:pPr>
              <w:pStyle w:val="TableParagraph"/>
              <w:spacing w:before="5" w:line="240" w:lineRule="auto"/>
              <w:ind w:left="96"/>
              <w:jc w:val="left"/>
              <w:rPr>
                <w:sz w:val="20"/>
              </w:rPr>
            </w:pPr>
            <w:r>
              <w:rPr>
                <w:sz w:val="20"/>
              </w:rPr>
              <w:t>Logistic</w:t>
            </w:r>
            <w:r>
              <w:rPr>
                <w:spacing w:val="-8"/>
                <w:sz w:val="20"/>
              </w:rPr>
              <w:t xml:space="preserve"> </w:t>
            </w:r>
            <w:r>
              <w:rPr>
                <w:spacing w:val="-2"/>
                <w:sz w:val="20"/>
              </w:rPr>
              <w:t>Regression</w:t>
            </w:r>
          </w:p>
        </w:tc>
        <w:tc>
          <w:tcPr>
            <w:tcW w:w="1220" w:type="dxa"/>
            <w:tcPrChange w:id="343" w:author="Dekan" w:date="2025-02-10T02:10:00Z">
              <w:tcPr>
                <w:tcW w:w="1220" w:type="dxa"/>
              </w:tcPr>
            </w:tcPrChange>
          </w:tcPr>
          <w:p w14:paraId="2A4FF5BA" w14:textId="77777777" w:rsidR="005A2A7E" w:rsidRDefault="008E3266">
            <w:pPr>
              <w:pStyle w:val="TableParagraph"/>
              <w:spacing w:before="5" w:line="240" w:lineRule="auto"/>
              <w:rPr>
                <w:sz w:val="20"/>
              </w:rPr>
            </w:pPr>
            <w:r>
              <w:rPr>
                <w:spacing w:val="-4"/>
                <w:sz w:val="20"/>
              </w:rPr>
              <w:t>0.98</w:t>
            </w:r>
          </w:p>
        </w:tc>
        <w:tc>
          <w:tcPr>
            <w:tcW w:w="1200" w:type="dxa"/>
            <w:tcPrChange w:id="344" w:author="Dekan" w:date="2025-02-10T02:10:00Z">
              <w:tcPr>
                <w:tcW w:w="1200" w:type="dxa"/>
              </w:tcPr>
            </w:tcPrChange>
          </w:tcPr>
          <w:p w14:paraId="5892A0A2" w14:textId="77777777" w:rsidR="005A2A7E" w:rsidRDefault="008E3266">
            <w:pPr>
              <w:pStyle w:val="TableParagraph"/>
              <w:spacing w:before="5" w:line="240" w:lineRule="auto"/>
              <w:ind w:left="19"/>
              <w:rPr>
                <w:sz w:val="20"/>
              </w:rPr>
            </w:pPr>
            <w:r>
              <w:rPr>
                <w:spacing w:val="-4"/>
                <w:sz w:val="20"/>
              </w:rPr>
              <w:t>0.97</w:t>
            </w:r>
          </w:p>
        </w:tc>
        <w:tc>
          <w:tcPr>
            <w:tcW w:w="1160" w:type="dxa"/>
            <w:tcPrChange w:id="345" w:author="Dekan" w:date="2025-02-10T02:10:00Z">
              <w:tcPr>
                <w:tcW w:w="1160" w:type="dxa"/>
              </w:tcPr>
            </w:tcPrChange>
          </w:tcPr>
          <w:p w14:paraId="0C294C4F" w14:textId="77777777" w:rsidR="005A2A7E" w:rsidRDefault="008E3266">
            <w:pPr>
              <w:pStyle w:val="TableParagraph"/>
              <w:spacing w:before="5" w:line="240" w:lineRule="auto"/>
              <w:ind w:left="14"/>
              <w:rPr>
                <w:sz w:val="20"/>
              </w:rPr>
            </w:pPr>
            <w:r>
              <w:rPr>
                <w:spacing w:val="-4"/>
                <w:sz w:val="20"/>
              </w:rPr>
              <w:t>0.98</w:t>
            </w:r>
          </w:p>
        </w:tc>
        <w:tc>
          <w:tcPr>
            <w:tcW w:w="1120" w:type="dxa"/>
            <w:tcPrChange w:id="346" w:author="Dekan" w:date="2025-02-10T02:10:00Z">
              <w:tcPr>
                <w:tcW w:w="1120" w:type="dxa"/>
              </w:tcPr>
            </w:tcPrChange>
          </w:tcPr>
          <w:p w14:paraId="276123EE" w14:textId="77777777" w:rsidR="005A2A7E" w:rsidRDefault="008E3266">
            <w:pPr>
              <w:pStyle w:val="TableParagraph"/>
              <w:spacing w:before="5" w:line="240" w:lineRule="auto"/>
              <w:ind w:left="29"/>
              <w:rPr>
                <w:sz w:val="20"/>
              </w:rPr>
            </w:pPr>
            <w:r>
              <w:rPr>
                <w:spacing w:val="-4"/>
                <w:sz w:val="20"/>
              </w:rPr>
              <w:t>0.97</w:t>
            </w:r>
          </w:p>
        </w:tc>
      </w:tr>
      <w:tr w:rsidR="005A2A7E" w14:paraId="0F59EE68" w14:textId="77777777">
        <w:trPr>
          <w:trHeight w:val="239"/>
        </w:trPr>
        <w:tc>
          <w:tcPr>
            <w:tcW w:w="2920" w:type="dxa"/>
          </w:tcPr>
          <w:p w14:paraId="6A9D567C" w14:textId="77777777" w:rsidR="005A2A7E" w:rsidRDefault="008E3266">
            <w:pPr>
              <w:pStyle w:val="TableParagraph"/>
              <w:spacing w:line="220" w:lineRule="exact"/>
              <w:ind w:left="96"/>
              <w:jc w:val="left"/>
              <w:rPr>
                <w:sz w:val="20"/>
              </w:rPr>
            </w:pPr>
            <w:del w:id="347" w:author="Dekan" w:date="2025-02-10T02:24:00Z">
              <w:r w:rsidDel="00F16766">
                <w:rPr>
                  <w:spacing w:val="-5"/>
                  <w:sz w:val="20"/>
                </w:rPr>
                <w:delText>KNN</w:delText>
              </w:r>
            </w:del>
            <w:ins w:id="348" w:author="Dekan" w:date="2025-02-10T02:24:00Z">
              <w:r w:rsidR="00F16766">
                <w:rPr>
                  <w:spacing w:val="-5"/>
                  <w:sz w:val="20"/>
                </w:rPr>
                <w:t>KNN</w:t>
              </w:r>
            </w:ins>
          </w:p>
        </w:tc>
        <w:tc>
          <w:tcPr>
            <w:tcW w:w="1220" w:type="dxa"/>
          </w:tcPr>
          <w:p w14:paraId="310BBC66" w14:textId="77777777" w:rsidR="005A2A7E" w:rsidRDefault="008E3266">
            <w:pPr>
              <w:pStyle w:val="TableParagraph"/>
              <w:spacing w:line="220" w:lineRule="exact"/>
              <w:rPr>
                <w:sz w:val="20"/>
              </w:rPr>
            </w:pPr>
            <w:r>
              <w:rPr>
                <w:spacing w:val="-4"/>
                <w:sz w:val="20"/>
              </w:rPr>
              <w:t>1.00</w:t>
            </w:r>
          </w:p>
        </w:tc>
        <w:tc>
          <w:tcPr>
            <w:tcW w:w="1200" w:type="dxa"/>
          </w:tcPr>
          <w:p w14:paraId="2A47575E" w14:textId="77777777" w:rsidR="005A2A7E" w:rsidRDefault="008E3266">
            <w:pPr>
              <w:pStyle w:val="TableParagraph"/>
              <w:spacing w:line="220" w:lineRule="exact"/>
              <w:ind w:left="19"/>
              <w:rPr>
                <w:sz w:val="20"/>
              </w:rPr>
            </w:pPr>
            <w:r>
              <w:rPr>
                <w:spacing w:val="-4"/>
                <w:sz w:val="20"/>
              </w:rPr>
              <w:t>1.00</w:t>
            </w:r>
          </w:p>
        </w:tc>
        <w:tc>
          <w:tcPr>
            <w:tcW w:w="1160" w:type="dxa"/>
          </w:tcPr>
          <w:p w14:paraId="0DEF817A" w14:textId="77777777" w:rsidR="005A2A7E" w:rsidRDefault="008E3266">
            <w:pPr>
              <w:pStyle w:val="TableParagraph"/>
              <w:spacing w:line="220" w:lineRule="exact"/>
              <w:ind w:left="14"/>
              <w:rPr>
                <w:sz w:val="20"/>
              </w:rPr>
            </w:pPr>
            <w:r>
              <w:rPr>
                <w:spacing w:val="-4"/>
                <w:sz w:val="20"/>
              </w:rPr>
              <w:t>1.00</w:t>
            </w:r>
          </w:p>
        </w:tc>
        <w:tc>
          <w:tcPr>
            <w:tcW w:w="1120" w:type="dxa"/>
          </w:tcPr>
          <w:p w14:paraId="3846CE02" w14:textId="77777777" w:rsidR="005A2A7E" w:rsidRDefault="008E3266">
            <w:pPr>
              <w:pStyle w:val="TableParagraph"/>
              <w:spacing w:line="220" w:lineRule="exact"/>
              <w:ind w:left="29"/>
              <w:rPr>
                <w:sz w:val="20"/>
              </w:rPr>
            </w:pPr>
            <w:r>
              <w:rPr>
                <w:spacing w:val="-4"/>
                <w:sz w:val="20"/>
              </w:rPr>
              <w:t>1.00</w:t>
            </w:r>
          </w:p>
        </w:tc>
      </w:tr>
      <w:tr w:rsidR="005A2A7E" w14:paraId="2DD5A54A" w14:textId="77777777">
        <w:trPr>
          <w:trHeight w:val="239"/>
        </w:trPr>
        <w:tc>
          <w:tcPr>
            <w:tcW w:w="2920" w:type="dxa"/>
          </w:tcPr>
          <w:p w14:paraId="081BD0CB" w14:textId="77777777" w:rsidR="005A2A7E" w:rsidRDefault="008E3266">
            <w:pPr>
              <w:pStyle w:val="TableParagraph"/>
              <w:spacing w:before="10" w:line="210" w:lineRule="exact"/>
              <w:ind w:left="96"/>
              <w:jc w:val="left"/>
              <w:rPr>
                <w:sz w:val="20"/>
              </w:rPr>
            </w:pPr>
            <w:r>
              <w:rPr>
                <w:spacing w:val="-5"/>
                <w:sz w:val="20"/>
              </w:rPr>
              <w:t>SVM</w:t>
            </w:r>
          </w:p>
        </w:tc>
        <w:tc>
          <w:tcPr>
            <w:tcW w:w="1220" w:type="dxa"/>
          </w:tcPr>
          <w:p w14:paraId="2E25BA63" w14:textId="77777777" w:rsidR="005A2A7E" w:rsidRDefault="008E3266">
            <w:pPr>
              <w:pStyle w:val="TableParagraph"/>
              <w:spacing w:before="10" w:line="210" w:lineRule="exact"/>
              <w:rPr>
                <w:sz w:val="20"/>
              </w:rPr>
            </w:pPr>
            <w:r>
              <w:rPr>
                <w:spacing w:val="-4"/>
                <w:sz w:val="20"/>
              </w:rPr>
              <w:t>1.00</w:t>
            </w:r>
          </w:p>
        </w:tc>
        <w:tc>
          <w:tcPr>
            <w:tcW w:w="1200" w:type="dxa"/>
          </w:tcPr>
          <w:p w14:paraId="786C3C1B" w14:textId="77777777" w:rsidR="005A2A7E" w:rsidRDefault="008E3266">
            <w:pPr>
              <w:pStyle w:val="TableParagraph"/>
              <w:spacing w:before="10" w:line="210" w:lineRule="exact"/>
              <w:ind w:left="19"/>
              <w:rPr>
                <w:sz w:val="20"/>
              </w:rPr>
            </w:pPr>
            <w:r>
              <w:rPr>
                <w:spacing w:val="-4"/>
                <w:sz w:val="20"/>
              </w:rPr>
              <w:t>1.00</w:t>
            </w:r>
          </w:p>
        </w:tc>
        <w:tc>
          <w:tcPr>
            <w:tcW w:w="1160" w:type="dxa"/>
          </w:tcPr>
          <w:p w14:paraId="6B4AD756" w14:textId="77777777" w:rsidR="005A2A7E" w:rsidRDefault="008E3266">
            <w:pPr>
              <w:pStyle w:val="TableParagraph"/>
              <w:spacing w:before="10" w:line="210" w:lineRule="exact"/>
              <w:ind w:left="14"/>
              <w:rPr>
                <w:sz w:val="20"/>
              </w:rPr>
            </w:pPr>
            <w:r>
              <w:rPr>
                <w:spacing w:val="-4"/>
                <w:sz w:val="20"/>
              </w:rPr>
              <w:t>1.00</w:t>
            </w:r>
          </w:p>
        </w:tc>
        <w:tc>
          <w:tcPr>
            <w:tcW w:w="1120" w:type="dxa"/>
          </w:tcPr>
          <w:p w14:paraId="3133DDED" w14:textId="77777777" w:rsidR="005A2A7E" w:rsidRDefault="008E3266">
            <w:pPr>
              <w:pStyle w:val="TableParagraph"/>
              <w:spacing w:before="10" w:line="210" w:lineRule="exact"/>
              <w:ind w:left="29"/>
              <w:rPr>
                <w:sz w:val="20"/>
              </w:rPr>
            </w:pPr>
            <w:r>
              <w:rPr>
                <w:spacing w:val="-4"/>
                <w:sz w:val="20"/>
              </w:rPr>
              <w:t>1.00</w:t>
            </w:r>
          </w:p>
        </w:tc>
      </w:tr>
      <w:tr w:rsidR="005A2A7E" w14:paraId="2787227D" w14:textId="77777777">
        <w:trPr>
          <w:trHeight w:val="220"/>
        </w:trPr>
        <w:tc>
          <w:tcPr>
            <w:tcW w:w="2920" w:type="dxa"/>
          </w:tcPr>
          <w:p w14:paraId="7832D9B4" w14:textId="77777777" w:rsidR="005A2A7E" w:rsidRDefault="008E3266">
            <w:pPr>
              <w:pStyle w:val="TableParagraph"/>
              <w:ind w:left="96"/>
              <w:jc w:val="left"/>
              <w:rPr>
                <w:sz w:val="20"/>
              </w:rPr>
            </w:pPr>
            <w:r>
              <w:rPr>
                <w:sz w:val="20"/>
              </w:rPr>
              <w:t>Decision</w:t>
            </w:r>
            <w:r>
              <w:rPr>
                <w:spacing w:val="-8"/>
                <w:sz w:val="20"/>
              </w:rPr>
              <w:t xml:space="preserve"> </w:t>
            </w:r>
            <w:r>
              <w:rPr>
                <w:spacing w:val="-4"/>
                <w:sz w:val="20"/>
              </w:rPr>
              <w:t>Tree</w:t>
            </w:r>
          </w:p>
        </w:tc>
        <w:tc>
          <w:tcPr>
            <w:tcW w:w="1220" w:type="dxa"/>
          </w:tcPr>
          <w:p w14:paraId="51D6B5B7" w14:textId="77777777" w:rsidR="005A2A7E" w:rsidRDefault="008E3266">
            <w:pPr>
              <w:pStyle w:val="TableParagraph"/>
              <w:rPr>
                <w:sz w:val="20"/>
              </w:rPr>
            </w:pPr>
            <w:r>
              <w:rPr>
                <w:spacing w:val="-4"/>
                <w:sz w:val="20"/>
              </w:rPr>
              <w:t>1.00</w:t>
            </w:r>
          </w:p>
        </w:tc>
        <w:tc>
          <w:tcPr>
            <w:tcW w:w="1200" w:type="dxa"/>
          </w:tcPr>
          <w:p w14:paraId="350619E7" w14:textId="77777777" w:rsidR="005A2A7E" w:rsidRDefault="008E3266">
            <w:pPr>
              <w:pStyle w:val="TableParagraph"/>
              <w:ind w:left="19"/>
              <w:rPr>
                <w:sz w:val="20"/>
              </w:rPr>
            </w:pPr>
            <w:r>
              <w:rPr>
                <w:spacing w:val="-4"/>
                <w:sz w:val="20"/>
              </w:rPr>
              <w:t>1.00</w:t>
            </w:r>
          </w:p>
        </w:tc>
        <w:tc>
          <w:tcPr>
            <w:tcW w:w="1160" w:type="dxa"/>
          </w:tcPr>
          <w:p w14:paraId="461C8663" w14:textId="77777777" w:rsidR="005A2A7E" w:rsidRDefault="008E3266">
            <w:pPr>
              <w:pStyle w:val="TableParagraph"/>
              <w:ind w:left="14"/>
              <w:rPr>
                <w:sz w:val="20"/>
              </w:rPr>
            </w:pPr>
            <w:r>
              <w:rPr>
                <w:spacing w:val="-4"/>
                <w:sz w:val="20"/>
              </w:rPr>
              <w:t>1.00</w:t>
            </w:r>
          </w:p>
        </w:tc>
        <w:tc>
          <w:tcPr>
            <w:tcW w:w="1120" w:type="dxa"/>
          </w:tcPr>
          <w:p w14:paraId="4F5C6B24" w14:textId="77777777" w:rsidR="005A2A7E" w:rsidRDefault="008E3266">
            <w:pPr>
              <w:pStyle w:val="TableParagraph"/>
              <w:ind w:left="29"/>
              <w:rPr>
                <w:sz w:val="20"/>
              </w:rPr>
            </w:pPr>
            <w:r>
              <w:rPr>
                <w:spacing w:val="-4"/>
                <w:sz w:val="20"/>
              </w:rPr>
              <w:t>1.00</w:t>
            </w:r>
          </w:p>
        </w:tc>
      </w:tr>
      <w:tr w:rsidR="005A2A7E" w14:paraId="735CAD9D" w14:textId="77777777">
        <w:trPr>
          <w:trHeight w:val="220"/>
        </w:trPr>
        <w:tc>
          <w:tcPr>
            <w:tcW w:w="2920" w:type="dxa"/>
          </w:tcPr>
          <w:p w14:paraId="0642EA28" w14:textId="77777777" w:rsidR="005A2A7E" w:rsidRDefault="008E3266">
            <w:pPr>
              <w:pStyle w:val="TableParagraph"/>
              <w:ind w:left="96"/>
              <w:jc w:val="left"/>
              <w:rPr>
                <w:sz w:val="20"/>
              </w:rPr>
            </w:pPr>
            <w:r>
              <w:rPr>
                <w:sz w:val="20"/>
              </w:rPr>
              <w:t>Random</w:t>
            </w:r>
            <w:r>
              <w:rPr>
                <w:spacing w:val="-6"/>
                <w:sz w:val="20"/>
              </w:rPr>
              <w:t xml:space="preserve"> </w:t>
            </w:r>
            <w:r>
              <w:rPr>
                <w:sz w:val="20"/>
              </w:rPr>
              <w:t>Forest</w:t>
            </w:r>
            <w:r>
              <w:rPr>
                <w:spacing w:val="-6"/>
                <w:sz w:val="20"/>
              </w:rPr>
              <w:t xml:space="preserve"> </w:t>
            </w:r>
            <w:r>
              <w:rPr>
                <w:spacing w:val="-2"/>
                <w:sz w:val="20"/>
              </w:rPr>
              <w:t>Classifier</w:t>
            </w:r>
          </w:p>
        </w:tc>
        <w:tc>
          <w:tcPr>
            <w:tcW w:w="1220" w:type="dxa"/>
          </w:tcPr>
          <w:p w14:paraId="501DC4B7" w14:textId="77777777" w:rsidR="005A2A7E" w:rsidRDefault="008E3266">
            <w:pPr>
              <w:pStyle w:val="TableParagraph"/>
              <w:rPr>
                <w:sz w:val="20"/>
              </w:rPr>
            </w:pPr>
            <w:r>
              <w:rPr>
                <w:spacing w:val="-4"/>
                <w:sz w:val="20"/>
              </w:rPr>
              <w:t>1.00</w:t>
            </w:r>
          </w:p>
        </w:tc>
        <w:tc>
          <w:tcPr>
            <w:tcW w:w="1200" w:type="dxa"/>
          </w:tcPr>
          <w:p w14:paraId="21108590" w14:textId="77777777" w:rsidR="005A2A7E" w:rsidRDefault="008E3266">
            <w:pPr>
              <w:pStyle w:val="TableParagraph"/>
              <w:ind w:left="19"/>
              <w:rPr>
                <w:sz w:val="20"/>
              </w:rPr>
            </w:pPr>
            <w:r>
              <w:rPr>
                <w:spacing w:val="-4"/>
                <w:sz w:val="20"/>
              </w:rPr>
              <w:t>1.00</w:t>
            </w:r>
          </w:p>
        </w:tc>
        <w:tc>
          <w:tcPr>
            <w:tcW w:w="1160" w:type="dxa"/>
          </w:tcPr>
          <w:p w14:paraId="11E09A11" w14:textId="77777777" w:rsidR="005A2A7E" w:rsidRDefault="008E3266">
            <w:pPr>
              <w:pStyle w:val="TableParagraph"/>
              <w:ind w:left="14"/>
              <w:rPr>
                <w:sz w:val="20"/>
              </w:rPr>
            </w:pPr>
            <w:r>
              <w:rPr>
                <w:spacing w:val="-4"/>
                <w:sz w:val="20"/>
              </w:rPr>
              <w:t>1.00</w:t>
            </w:r>
          </w:p>
        </w:tc>
        <w:tc>
          <w:tcPr>
            <w:tcW w:w="1120" w:type="dxa"/>
          </w:tcPr>
          <w:p w14:paraId="70832CDA" w14:textId="77777777" w:rsidR="005A2A7E" w:rsidRDefault="008E3266">
            <w:pPr>
              <w:pStyle w:val="TableParagraph"/>
              <w:ind w:left="29"/>
              <w:rPr>
                <w:sz w:val="20"/>
              </w:rPr>
            </w:pPr>
            <w:r>
              <w:rPr>
                <w:spacing w:val="-4"/>
                <w:sz w:val="20"/>
              </w:rPr>
              <w:t>1.00</w:t>
            </w:r>
          </w:p>
        </w:tc>
      </w:tr>
      <w:tr w:rsidR="005A2A7E" w14:paraId="663B6565" w14:textId="77777777">
        <w:trPr>
          <w:trHeight w:val="220"/>
        </w:trPr>
        <w:tc>
          <w:tcPr>
            <w:tcW w:w="2920" w:type="dxa"/>
          </w:tcPr>
          <w:p w14:paraId="457D5AFE" w14:textId="77777777" w:rsidR="005A2A7E" w:rsidRDefault="008E3266">
            <w:pPr>
              <w:pStyle w:val="TableParagraph"/>
              <w:spacing w:before="5" w:line="195" w:lineRule="exact"/>
              <w:ind w:left="96"/>
              <w:jc w:val="left"/>
              <w:rPr>
                <w:sz w:val="20"/>
              </w:rPr>
            </w:pPr>
            <w:r>
              <w:rPr>
                <w:sz w:val="20"/>
              </w:rPr>
              <w:t>Gradient</w:t>
            </w:r>
            <w:r>
              <w:rPr>
                <w:spacing w:val="-8"/>
                <w:sz w:val="20"/>
              </w:rPr>
              <w:t xml:space="preserve"> </w:t>
            </w:r>
            <w:r>
              <w:rPr>
                <w:sz w:val="20"/>
              </w:rPr>
              <w:t>Boosting</w:t>
            </w:r>
            <w:r>
              <w:rPr>
                <w:spacing w:val="-8"/>
                <w:sz w:val="20"/>
              </w:rPr>
              <w:t xml:space="preserve"> </w:t>
            </w:r>
            <w:r>
              <w:rPr>
                <w:spacing w:val="-2"/>
                <w:sz w:val="20"/>
              </w:rPr>
              <w:t>Classifier</w:t>
            </w:r>
          </w:p>
        </w:tc>
        <w:tc>
          <w:tcPr>
            <w:tcW w:w="1220" w:type="dxa"/>
          </w:tcPr>
          <w:p w14:paraId="75189EF5" w14:textId="77777777" w:rsidR="005A2A7E" w:rsidRDefault="008E3266">
            <w:pPr>
              <w:pStyle w:val="TableParagraph"/>
              <w:spacing w:before="5" w:line="195" w:lineRule="exact"/>
              <w:rPr>
                <w:sz w:val="20"/>
              </w:rPr>
            </w:pPr>
            <w:r>
              <w:rPr>
                <w:spacing w:val="-4"/>
                <w:sz w:val="20"/>
              </w:rPr>
              <w:t>1.00</w:t>
            </w:r>
          </w:p>
        </w:tc>
        <w:tc>
          <w:tcPr>
            <w:tcW w:w="1200" w:type="dxa"/>
          </w:tcPr>
          <w:p w14:paraId="4C97114B" w14:textId="77777777" w:rsidR="005A2A7E" w:rsidRDefault="008E3266">
            <w:pPr>
              <w:pStyle w:val="TableParagraph"/>
              <w:spacing w:before="5" w:line="195" w:lineRule="exact"/>
              <w:ind w:left="19"/>
              <w:rPr>
                <w:sz w:val="20"/>
              </w:rPr>
            </w:pPr>
            <w:r>
              <w:rPr>
                <w:spacing w:val="-4"/>
                <w:sz w:val="20"/>
              </w:rPr>
              <w:t>1.00</w:t>
            </w:r>
          </w:p>
        </w:tc>
        <w:tc>
          <w:tcPr>
            <w:tcW w:w="1160" w:type="dxa"/>
          </w:tcPr>
          <w:p w14:paraId="5A7F407D" w14:textId="77777777" w:rsidR="005A2A7E" w:rsidRDefault="008E3266">
            <w:pPr>
              <w:pStyle w:val="TableParagraph"/>
              <w:spacing w:before="5" w:line="195" w:lineRule="exact"/>
              <w:ind w:left="14"/>
              <w:rPr>
                <w:sz w:val="20"/>
              </w:rPr>
            </w:pPr>
            <w:r>
              <w:rPr>
                <w:spacing w:val="-4"/>
                <w:sz w:val="20"/>
              </w:rPr>
              <w:t>1.00</w:t>
            </w:r>
          </w:p>
        </w:tc>
        <w:tc>
          <w:tcPr>
            <w:tcW w:w="1120" w:type="dxa"/>
          </w:tcPr>
          <w:p w14:paraId="5ED9D7DF" w14:textId="77777777" w:rsidR="005A2A7E" w:rsidRDefault="008E3266">
            <w:pPr>
              <w:pStyle w:val="TableParagraph"/>
              <w:spacing w:before="5" w:line="195" w:lineRule="exact"/>
              <w:ind w:left="29"/>
              <w:rPr>
                <w:sz w:val="20"/>
              </w:rPr>
            </w:pPr>
            <w:r>
              <w:rPr>
                <w:spacing w:val="-4"/>
                <w:sz w:val="20"/>
              </w:rPr>
              <w:t>1.00</w:t>
            </w:r>
          </w:p>
        </w:tc>
      </w:tr>
      <w:tr w:rsidR="005A2A7E" w14:paraId="7DC20FF6" w14:textId="77777777">
        <w:trPr>
          <w:trHeight w:val="240"/>
        </w:trPr>
        <w:tc>
          <w:tcPr>
            <w:tcW w:w="2920" w:type="dxa"/>
          </w:tcPr>
          <w:p w14:paraId="0FADB64D" w14:textId="77777777" w:rsidR="005A2A7E" w:rsidRDefault="008E3266">
            <w:pPr>
              <w:pStyle w:val="TableParagraph"/>
              <w:spacing w:before="10" w:line="210" w:lineRule="exact"/>
              <w:ind w:left="96"/>
              <w:jc w:val="left"/>
              <w:rPr>
                <w:sz w:val="20"/>
              </w:rPr>
            </w:pPr>
            <w:r>
              <w:rPr>
                <w:sz w:val="20"/>
              </w:rPr>
              <w:t>Gaussian</w:t>
            </w:r>
            <w:r>
              <w:rPr>
                <w:spacing w:val="-6"/>
                <w:sz w:val="20"/>
              </w:rPr>
              <w:t xml:space="preserve"> </w:t>
            </w:r>
            <w:r>
              <w:rPr>
                <w:sz w:val="20"/>
              </w:rPr>
              <w:t>Naive</w:t>
            </w:r>
            <w:r>
              <w:rPr>
                <w:spacing w:val="-6"/>
                <w:sz w:val="20"/>
              </w:rPr>
              <w:t xml:space="preserve"> </w:t>
            </w:r>
            <w:r>
              <w:rPr>
                <w:sz w:val="20"/>
              </w:rPr>
              <w:t>Bayes</w:t>
            </w:r>
            <w:r>
              <w:rPr>
                <w:spacing w:val="-6"/>
                <w:sz w:val="20"/>
              </w:rPr>
              <w:t xml:space="preserve"> </w:t>
            </w:r>
            <w:r>
              <w:rPr>
                <w:spacing w:val="-2"/>
                <w:sz w:val="20"/>
              </w:rPr>
              <w:t>Classifier</w:t>
            </w:r>
          </w:p>
        </w:tc>
        <w:tc>
          <w:tcPr>
            <w:tcW w:w="1220" w:type="dxa"/>
          </w:tcPr>
          <w:p w14:paraId="16375CF3" w14:textId="77777777" w:rsidR="005A2A7E" w:rsidRDefault="008E3266">
            <w:pPr>
              <w:pStyle w:val="TableParagraph"/>
              <w:spacing w:before="10" w:line="210" w:lineRule="exact"/>
              <w:rPr>
                <w:sz w:val="20"/>
              </w:rPr>
            </w:pPr>
            <w:r>
              <w:rPr>
                <w:spacing w:val="-4"/>
                <w:sz w:val="20"/>
              </w:rPr>
              <w:t>0.85</w:t>
            </w:r>
          </w:p>
        </w:tc>
        <w:tc>
          <w:tcPr>
            <w:tcW w:w="1200" w:type="dxa"/>
          </w:tcPr>
          <w:p w14:paraId="64F599DC" w14:textId="77777777" w:rsidR="005A2A7E" w:rsidRDefault="008E3266">
            <w:pPr>
              <w:pStyle w:val="TableParagraph"/>
              <w:spacing w:before="10" w:line="210" w:lineRule="exact"/>
              <w:ind w:left="19"/>
              <w:rPr>
                <w:sz w:val="20"/>
              </w:rPr>
            </w:pPr>
            <w:r>
              <w:rPr>
                <w:spacing w:val="-4"/>
                <w:sz w:val="20"/>
              </w:rPr>
              <w:t>0.94</w:t>
            </w:r>
          </w:p>
        </w:tc>
        <w:tc>
          <w:tcPr>
            <w:tcW w:w="1160" w:type="dxa"/>
          </w:tcPr>
          <w:p w14:paraId="3D1C86FB" w14:textId="77777777" w:rsidR="005A2A7E" w:rsidRDefault="008E3266">
            <w:pPr>
              <w:pStyle w:val="TableParagraph"/>
              <w:spacing w:before="10" w:line="210" w:lineRule="exact"/>
              <w:ind w:left="14"/>
              <w:rPr>
                <w:sz w:val="20"/>
              </w:rPr>
            </w:pPr>
            <w:r>
              <w:rPr>
                <w:spacing w:val="-4"/>
                <w:sz w:val="20"/>
              </w:rPr>
              <w:t>0.85</w:t>
            </w:r>
          </w:p>
        </w:tc>
        <w:tc>
          <w:tcPr>
            <w:tcW w:w="1120" w:type="dxa"/>
          </w:tcPr>
          <w:p w14:paraId="0A7320E8" w14:textId="77777777" w:rsidR="005A2A7E" w:rsidRDefault="008E3266">
            <w:pPr>
              <w:pStyle w:val="TableParagraph"/>
              <w:spacing w:before="10" w:line="210" w:lineRule="exact"/>
              <w:ind w:left="29"/>
              <w:rPr>
                <w:sz w:val="20"/>
              </w:rPr>
            </w:pPr>
            <w:r>
              <w:rPr>
                <w:spacing w:val="-4"/>
                <w:sz w:val="20"/>
              </w:rPr>
              <w:t>0.88</w:t>
            </w:r>
          </w:p>
        </w:tc>
      </w:tr>
      <w:tr w:rsidR="005A2A7E" w14:paraId="1670EA21" w14:textId="77777777">
        <w:trPr>
          <w:trHeight w:val="220"/>
        </w:trPr>
        <w:tc>
          <w:tcPr>
            <w:tcW w:w="2920" w:type="dxa"/>
          </w:tcPr>
          <w:p w14:paraId="18EB4C9A" w14:textId="77777777" w:rsidR="005A2A7E" w:rsidRDefault="008E3266">
            <w:pPr>
              <w:pStyle w:val="TableParagraph"/>
              <w:ind w:left="96"/>
              <w:jc w:val="left"/>
              <w:rPr>
                <w:sz w:val="20"/>
              </w:rPr>
            </w:pPr>
            <w:r>
              <w:rPr>
                <w:spacing w:val="-2"/>
                <w:sz w:val="20"/>
              </w:rPr>
              <w:t>XGBoost</w:t>
            </w:r>
          </w:p>
        </w:tc>
        <w:tc>
          <w:tcPr>
            <w:tcW w:w="1220" w:type="dxa"/>
          </w:tcPr>
          <w:p w14:paraId="15E66991" w14:textId="77777777" w:rsidR="005A2A7E" w:rsidRDefault="008E3266">
            <w:pPr>
              <w:pStyle w:val="TableParagraph"/>
              <w:rPr>
                <w:sz w:val="20"/>
              </w:rPr>
            </w:pPr>
            <w:r>
              <w:rPr>
                <w:spacing w:val="-4"/>
                <w:sz w:val="20"/>
              </w:rPr>
              <w:t>1.00</w:t>
            </w:r>
          </w:p>
        </w:tc>
        <w:tc>
          <w:tcPr>
            <w:tcW w:w="1200" w:type="dxa"/>
          </w:tcPr>
          <w:p w14:paraId="436CAD4D" w14:textId="77777777" w:rsidR="005A2A7E" w:rsidRDefault="008E3266">
            <w:pPr>
              <w:pStyle w:val="TableParagraph"/>
              <w:ind w:left="19"/>
              <w:rPr>
                <w:sz w:val="20"/>
              </w:rPr>
            </w:pPr>
            <w:r>
              <w:rPr>
                <w:spacing w:val="-4"/>
                <w:sz w:val="20"/>
              </w:rPr>
              <w:t>1.00</w:t>
            </w:r>
          </w:p>
        </w:tc>
        <w:tc>
          <w:tcPr>
            <w:tcW w:w="1160" w:type="dxa"/>
          </w:tcPr>
          <w:p w14:paraId="3B4143B5" w14:textId="77777777" w:rsidR="005A2A7E" w:rsidRDefault="008E3266">
            <w:pPr>
              <w:pStyle w:val="TableParagraph"/>
              <w:ind w:left="14"/>
              <w:rPr>
                <w:sz w:val="20"/>
              </w:rPr>
            </w:pPr>
            <w:r>
              <w:rPr>
                <w:spacing w:val="-4"/>
                <w:sz w:val="20"/>
              </w:rPr>
              <w:t>1.00</w:t>
            </w:r>
          </w:p>
        </w:tc>
        <w:tc>
          <w:tcPr>
            <w:tcW w:w="1120" w:type="dxa"/>
          </w:tcPr>
          <w:p w14:paraId="51CF3D56" w14:textId="77777777" w:rsidR="005A2A7E" w:rsidRDefault="008E3266">
            <w:pPr>
              <w:pStyle w:val="TableParagraph"/>
              <w:ind w:left="29"/>
              <w:rPr>
                <w:sz w:val="20"/>
              </w:rPr>
            </w:pPr>
            <w:r>
              <w:rPr>
                <w:spacing w:val="-4"/>
                <w:sz w:val="20"/>
              </w:rPr>
              <w:t>1.00</w:t>
            </w:r>
          </w:p>
        </w:tc>
      </w:tr>
      <w:tr w:rsidR="005A2A7E" w14:paraId="531418A3" w14:textId="77777777">
        <w:trPr>
          <w:trHeight w:val="220"/>
        </w:trPr>
        <w:tc>
          <w:tcPr>
            <w:tcW w:w="2920" w:type="dxa"/>
          </w:tcPr>
          <w:p w14:paraId="04D2BE52" w14:textId="77777777" w:rsidR="005A2A7E" w:rsidRDefault="008E3266">
            <w:pPr>
              <w:pStyle w:val="TableParagraph"/>
              <w:ind w:left="96"/>
              <w:jc w:val="left"/>
              <w:rPr>
                <w:sz w:val="20"/>
              </w:rPr>
            </w:pPr>
            <w:r>
              <w:rPr>
                <w:spacing w:val="-5"/>
                <w:sz w:val="20"/>
              </w:rPr>
              <w:t>MLP</w:t>
            </w:r>
          </w:p>
        </w:tc>
        <w:tc>
          <w:tcPr>
            <w:tcW w:w="1220" w:type="dxa"/>
          </w:tcPr>
          <w:p w14:paraId="23DC0A76" w14:textId="77777777" w:rsidR="005A2A7E" w:rsidRDefault="008E3266">
            <w:pPr>
              <w:pStyle w:val="TableParagraph"/>
              <w:rPr>
                <w:sz w:val="20"/>
              </w:rPr>
            </w:pPr>
            <w:r>
              <w:rPr>
                <w:spacing w:val="-4"/>
                <w:sz w:val="20"/>
              </w:rPr>
              <w:t>1.00</w:t>
            </w:r>
          </w:p>
        </w:tc>
        <w:tc>
          <w:tcPr>
            <w:tcW w:w="1200" w:type="dxa"/>
          </w:tcPr>
          <w:p w14:paraId="4B8A0CF6" w14:textId="77777777" w:rsidR="005A2A7E" w:rsidRDefault="008E3266">
            <w:pPr>
              <w:pStyle w:val="TableParagraph"/>
              <w:ind w:left="19"/>
              <w:rPr>
                <w:sz w:val="20"/>
              </w:rPr>
            </w:pPr>
            <w:r>
              <w:rPr>
                <w:spacing w:val="-4"/>
                <w:sz w:val="20"/>
              </w:rPr>
              <w:t>1.00</w:t>
            </w:r>
          </w:p>
        </w:tc>
        <w:tc>
          <w:tcPr>
            <w:tcW w:w="1160" w:type="dxa"/>
          </w:tcPr>
          <w:p w14:paraId="0A2006C6" w14:textId="77777777" w:rsidR="005A2A7E" w:rsidRDefault="008E3266">
            <w:pPr>
              <w:pStyle w:val="TableParagraph"/>
              <w:ind w:left="14"/>
              <w:rPr>
                <w:sz w:val="20"/>
              </w:rPr>
            </w:pPr>
            <w:r>
              <w:rPr>
                <w:spacing w:val="-4"/>
                <w:sz w:val="20"/>
              </w:rPr>
              <w:t>1.00</w:t>
            </w:r>
          </w:p>
        </w:tc>
        <w:tc>
          <w:tcPr>
            <w:tcW w:w="1120" w:type="dxa"/>
          </w:tcPr>
          <w:p w14:paraId="09B07F66" w14:textId="77777777" w:rsidR="005A2A7E" w:rsidRDefault="008E3266">
            <w:pPr>
              <w:pStyle w:val="TableParagraph"/>
              <w:ind w:left="29"/>
              <w:rPr>
                <w:sz w:val="20"/>
              </w:rPr>
            </w:pPr>
            <w:r>
              <w:rPr>
                <w:spacing w:val="-4"/>
                <w:sz w:val="20"/>
              </w:rPr>
              <w:t>1.00</w:t>
            </w:r>
          </w:p>
        </w:tc>
      </w:tr>
    </w:tbl>
    <w:p w14:paraId="450201FA" w14:textId="77777777" w:rsidR="005A2A7E" w:rsidRDefault="008E3266">
      <w:pPr>
        <w:pStyle w:val="GvdeMetni"/>
        <w:spacing w:before="248" w:line="276" w:lineRule="auto"/>
        <w:ind w:right="177"/>
        <w:jc w:val="both"/>
      </w:pPr>
      <w:r>
        <w:t>Finally, the</w:t>
      </w:r>
      <w:r>
        <w:rPr>
          <w:spacing w:val="-3"/>
        </w:rPr>
        <w:t xml:space="preserve"> </w:t>
      </w:r>
      <w:r>
        <w:t>CICIoT2023</w:t>
      </w:r>
      <w:r>
        <w:rPr>
          <w:spacing w:val="-3"/>
        </w:rPr>
        <w:t xml:space="preserve"> </w:t>
      </w:r>
      <w:r>
        <w:t>dataset</w:t>
      </w:r>
      <w:r>
        <w:rPr>
          <w:spacing w:val="-3"/>
        </w:rPr>
        <w:t xml:space="preserve"> </w:t>
      </w:r>
      <w:r>
        <w:t>was</w:t>
      </w:r>
      <w:r>
        <w:rPr>
          <w:spacing w:val="-3"/>
        </w:rPr>
        <w:t xml:space="preserve"> </w:t>
      </w:r>
      <w:r>
        <w:t>used</w:t>
      </w:r>
      <w:r>
        <w:rPr>
          <w:spacing w:val="-3"/>
        </w:rPr>
        <w:t xml:space="preserve"> </w:t>
      </w:r>
      <w:r>
        <w:t>to</w:t>
      </w:r>
      <w:r>
        <w:rPr>
          <w:spacing w:val="-3"/>
        </w:rPr>
        <w:t xml:space="preserve"> </w:t>
      </w:r>
      <w:r>
        <w:t>analyze</w:t>
      </w:r>
      <w:r>
        <w:rPr>
          <w:spacing w:val="-3"/>
        </w:rPr>
        <w:t xml:space="preserve"> </w:t>
      </w:r>
      <w:r>
        <w:t>the</w:t>
      </w:r>
      <w:r>
        <w:rPr>
          <w:spacing w:val="-3"/>
        </w:rPr>
        <w:t xml:space="preserve"> </w:t>
      </w:r>
      <w:r>
        <w:t>methods</w:t>
      </w:r>
      <w:r>
        <w:rPr>
          <w:spacing w:val="-3"/>
        </w:rPr>
        <w:t xml:space="preserve"> </w:t>
      </w:r>
      <w:r>
        <w:t>applied</w:t>
      </w:r>
      <w:r>
        <w:rPr>
          <w:spacing w:val="-3"/>
        </w:rPr>
        <w:t xml:space="preserve"> </w:t>
      </w:r>
      <w:r>
        <w:t>to</w:t>
      </w:r>
      <w:r>
        <w:rPr>
          <w:spacing w:val="-3"/>
        </w:rPr>
        <w:t xml:space="preserve"> </w:t>
      </w:r>
      <w:r>
        <w:t>the</w:t>
      </w:r>
      <w:r>
        <w:rPr>
          <w:spacing w:val="-3"/>
        </w:rPr>
        <w:t xml:space="preserve"> </w:t>
      </w:r>
      <w:r>
        <w:t>IDS</w:t>
      </w:r>
      <w:r>
        <w:rPr>
          <w:spacing w:val="-3"/>
        </w:rPr>
        <w:t xml:space="preserve"> </w:t>
      </w:r>
      <w:r>
        <w:t>problem. This dataset is significant due to its recentness and the diverse features it contains. In this study, examples from the first eight files of the</w:t>
      </w:r>
      <w:r>
        <w:rPr>
          <w:spacing w:val="-4"/>
        </w:rPr>
        <w:t xml:space="preserve"> </w:t>
      </w:r>
      <w:r>
        <w:t>dataset</w:t>
      </w:r>
      <w:r>
        <w:rPr>
          <w:spacing w:val="-4"/>
        </w:rPr>
        <w:t xml:space="preserve"> </w:t>
      </w:r>
      <w:r>
        <w:t>were</w:t>
      </w:r>
      <w:r>
        <w:rPr>
          <w:spacing w:val="-4"/>
        </w:rPr>
        <w:t xml:space="preserve"> </w:t>
      </w:r>
      <w:r>
        <w:t>combined,</w:t>
      </w:r>
      <w:r>
        <w:rPr>
          <w:spacing w:val="-4"/>
        </w:rPr>
        <w:t xml:space="preserve"> </w:t>
      </w:r>
      <w:r>
        <w:t>and</w:t>
      </w:r>
      <w:r>
        <w:rPr>
          <w:spacing w:val="-4"/>
        </w:rPr>
        <w:t xml:space="preserve"> </w:t>
      </w:r>
      <w:r>
        <w:t>machine</w:t>
      </w:r>
      <w:r>
        <w:rPr>
          <w:spacing w:val="-4"/>
        </w:rPr>
        <w:t xml:space="preserve"> </w:t>
      </w:r>
      <w:r>
        <w:t>learning methods were tested. The results obtained from these experiments</w:t>
      </w:r>
      <w:r>
        <w:rPr>
          <w:spacing w:val="-4"/>
        </w:rPr>
        <w:t xml:space="preserve"> </w:t>
      </w:r>
      <w:r>
        <w:t>were</w:t>
      </w:r>
      <w:r>
        <w:rPr>
          <w:spacing w:val="-4"/>
        </w:rPr>
        <w:t xml:space="preserve"> </w:t>
      </w:r>
      <w:r>
        <w:t>presented</w:t>
      </w:r>
      <w:r>
        <w:rPr>
          <w:spacing w:val="-4"/>
        </w:rPr>
        <w:t xml:space="preserve"> </w:t>
      </w:r>
      <w:r>
        <w:t>in</w:t>
      </w:r>
      <w:r>
        <w:rPr>
          <w:spacing w:val="-4"/>
        </w:rPr>
        <w:t xml:space="preserve"> </w:t>
      </w:r>
      <w:r>
        <w:t>Table</w:t>
      </w:r>
      <w:r>
        <w:rPr>
          <w:spacing w:val="-4"/>
        </w:rPr>
        <w:t xml:space="preserve"> </w:t>
      </w:r>
      <w:r>
        <w:t xml:space="preserve">9. The remaining tables 10-14 show a comparison table of the data sets used and studies in </w:t>
      </w:r>
      <w:r>
        <w:rPr>
          <w:spacing w:val="-2"/>
        </w:rPr>
        <w:t>literature.</w:t>
      </w:r>
    </w:p>
    <w:p w14:paraId="7912A8B6" w14:textId="77777777" w:rsidR="005A2A7E" w:rsidRDefault="008E3266">
      <w:pPr>
        <w:ind w:left="247" w:right="282"/>
        <w:jc w:val="center"/>
        <w:rPr>
          <w:sz w:val="20"/>
        </w:rPr>
      </w:pPr>
      <w:r>
        <w:rPr>
          <w:sz w:val="20"/>
        </w:rPr>
        <w:t>Table</w:t>
      </w:r>
      <w:r>
        <w:rPr>
          <w:spacing w:val="-10"/>
          <w:sz w:val="20"/>
        </w:rPr>
        <w:t xml:space="preserve"> </w:t>
      </w:r>
      <w:r>
        <w:rPr>
          <w:sz w:val="20"/>
        </w:rPr>
        <w:t>9.</w:t>
      </w:r>
      <w:r>
        <w:rPr>
          <w:spacing w:val="-8"/>
          <w:sz w:val="20"/>
        </w:rPr>
        <w:t xml:space="preserve"> </w:t>
      </w:r>
      <w:r>
        <w:rPr>
          <w:sz w:val="20"/>
        </w:rPr>
        <w:t>Results</w:t>
      </w:r>
      <w:r>
        <w:rPr>
          <w:spacing w:val="-8"/>
          <w:sz w:val="20"/>
        </w:rPr>
        <w:t xml:space="preserve"> </w:t>
      </w:r>
      <w:r>
        <w:rPr>
          <w:sz w:val="20"/>
        </w:rPr>
        <w:t>for</w:t>
      </w:r>
      <w:r>
        <w:rPr>
          <w:spacing w:val="-8"/>
          <w:sz w:val="20"/>
        </w:rPr>
        <w:t xml:space="preserve"> </w:t>
      </w:r>
      <w:r>
        <w:rPr>
          <w:sz w:val="20"/>
        </w:rPr>
        <w:t>Experiments</w:t>
      </w:r>
      <w:r>
        <w:rPr>
          <w:spacing w:val="-8"/>
          <w:sz w:val="20"/>
        </w:rPr>
        <w:t xml:space="preserve"> </w:t>
      </w:r>
      <w:r>
        <w:rPr>
          <w:sz w:val="20"/>
        </w:rPr>
        <w:t>Conducted</w:t>
      </w:r>
      <w:r>
        <w:rPr>
          <w:spacing w:val="-8"/>
          <w:sz w:val="20"/>
        </w:rPr>
        <w:t xml:space="preserve"> </w:t>
      </w:r>
      <w:r>
        <w:rPr>
          <w:sz w:val="20"/>
        </w:rPr>
        <w:t>on</w:t>
      </w:r>
      <w:r>
        <w:rPr>
          <w:spacing w:val="-8"/>
          <w:sz w:val="20"/>
        </w:rPr>
        <w:t xml:space="preserve"> </w:t>
      </w:r>
      <w:r>
        <w:rPr>
          <w:sz w:val="20"/>
        </w:rPr>
        <w:t>CICIoT2023</w:t>
      </w:r>
      <w:r>
        <w:rPr>
          <w:spacing w:val="-7"/>
          <w:sz w:val="20"/>
        </w:rPr>
        <w:t xml:space="preserve"> </w:t>
      </w:r>
      <w:r>
        <w:rPr>
          <w:spacing w:val="-2"/>
          <w:sz w:val="20"/>
        </w:rPr>
        <w:t>Dataset</w:t>
      </w:r>
    </w:p>
    <w:p w14:paraId="5BDF469A" w14:textId="77777777" w:rsidR="005A2A7E" w:rsidRDefault="005A2A7E">
      <w:pPr>
        <w:pStyle w:val="GvdeMetni"/>
        <w:ind w:left="0"/>
        <w:rPr>
          <w:sz w:val="7"/>
        </w:rPr>
      </w:pPr>
    </w:p>
    <w:tbl>
      <w:tblPr>
        <w:tblStyle w:val="TableNormal"/>
        <w:tblW w:w="0" w:type="auto"/>
        <w:tblInd w:w="744" w:type="dxa"/>
        <w:tblBorders>
          <w:top w:val="single" w:sz="8" w:space="0" w:color="BEBEBE"/>
          <w:left w:val="single" w:sz="8" w:space="0" w:color="BEBEBE"/>
          <w:bottom w:val="single" w:sz="8" w:space="0" w:color="BEBEBE"/>
          <w:right w:val="single" w:sz="8" w:space="0" w:color="BEBEBE"/>
          <w:insideH w:val="single" w:sz="8" w:space="0" w:color="BEBEBE"/>
          <w:insideV w:val="single" w:sz="8" w:space="0" w:color="BEBEBE"/>
        </w:tblBorders>
        <w:tblLayout w:type="fixed"/>
        <w:tblLook w:val="01E0" w:firstRow="1" w:lastRow="1" w:firstColumn="1" w:lastColumn="1" w:noHBand="0" w:noVBand="0"/>
        <w:tblPrChange w:id="349" w:author="Dekan" w:date="2025-02-10T02:10:00Z">
          <w:tblPr>
            <w:tblStyle w:val="TableNormal"/>
            <w:tblW w:w="0" w:type="auto"/>
            <w:tblInd w:w="744" w:type="dxa"/>
            <w:tblBorders>
              <w:top w:val="single" w:sz="8" w:space="0" w:color="BEBEBE"/>
              <w:left w:val="single" w:sz="8" w:space="0" w:color="BEBEBE"/>
              <w:bottom w:val="single" w:sz="8" w:space="0" w:color="BEBEBE"/>
              <w:right w:val="single" w:sz="8" w:space="0" w:color="BEBEBE"/>
              <w:insideH w:val="single" w:sz="8" w:space="0" w:color="BEBEBE"/>
              <w:insideV w:val="single" w:sz="8" w:space="0" w:color="BEBEBE"/>
            </w:tblBorders>
            <w:tblLayout w:type="fixed"/>
            <w:tblLook w:val="01E0" w:firstRow="1" w:lastRow="1" w:firstColumn="1" w:lastColumn="1" w:noHBand="0" w:noVBand="0"/>
          </w:tblPr>
        </w:tblPrChange>
      </w:tblPr>
      <w:tblGrid>
        <w:gridCol w:w="3094"/>
        <w:gridCol w:w="992"/>
        <w:gridCol w:w="1276"/>
        <w:gridCol w:w="1275"/>
        <w:gridCol w:w="1223"/>
        <w:tblGridChange w:id="350">
          <w:tblGrid>
            <w:gridCol w:w="2640"/>
            <w:gridCol w:w="454"/>
            <w:gridCol w:w="666"/>
            <w:gridCol w:w="326"/>
            <w:gridCol w:w="1034"/>
            <w:gridCol w:w="242"/>
            <w:gridCol w:w="1118"/>
            <w:gridCol w:w="157"/>
            <w:gridCol w:w="1223"/>
          </w:tblGrid>
        </w:tblGridChange>
      </w:tblGrid>
      <w:tr w:rsidR="005A2A7E" w14:paraId="05CB683D" w14:textId="77777777" w:rsidTr="00AA3356">
        <w:trPr>
          <w:trHeight w:val="219"/>
          <w:trPrChange w:id="351" w:author="Dekan" w:date="2025-02-10T02:10:00Z">
            <w:trPr>
              <w:trHeight w:val="219"/>
            </w:trPr>
          </w:trPrChange>
        </w:trPr>
        <w:tc>
          <w:tcPr>
            <w:tcW w:w="3094" w:type="dxa"/>
            <w:tcPrChange w:id="352" w:author="Dekan" w:date="2025-02-10T02:10:00Z">
              <w:tcPr>
                <w:tcW w:w="2640" w:type="dxa"/>
              </w:tcPr>
            </w:tcPrChange>
          </w:tcPr>
          <w:p w14:paraId="1FA45EC9" w14:textId="77777777" w:rsidR="005A2A7E" w:rsidRDefault="008E3266">
            <w:pPr>
              <w:pStyle w:val="TableParagraph"/>
              <w:spacing w:before="6" w:line="194" w:lineRule="exact"/>
              <w:ind w:left="111"/>
              <w:jc w:val="left"/>
              <w:rPr>
                <w:b/>
                <w:sz w:val="20"/>
              </w:rPr>
            </w:pPr>
            <w:r>
              <w:rPr>
                <w:b/>
                <w:spacing w:val="-2"/>
                <w:sz w:val="20"/>
              </w:rPr>
              <w:t>Algorithms</w:t>
            </w:r>
          </w:p>
        </w:tc>
        <w:tc>
          <w:tcPr>
            <w:tcW w:w="992" w:type="dxa"/>
            <w:tcPrChange w:id="353" w:author="Dekan" w:date="2025-02-10T02:10:00Z">
              <w:tcPr>
                <w:tcW w:w="1120" w:type="dxa"/>
                <w:gridSpan w:val="2"/>
              </w:tcPr>
            </w:tcPrChange>
          </w:tcPr>
          <w:p w14:paraId="7FD4FA84" w14:textId="77777777" w:rsidR="005A2A7E" w:rsidRDefault="008E3266">
            <w:pPr>
              <w:pStyle w:val="TableParagraph"/>
              <w:spacing w:before="6" w:line="194" w:lineRule="exact"/>
              <w:ind w:left="29" w:right="5"/>
              <w:rPr>
                <w:b/>
                <w:sz w:val="20"/>
              </w:rPr>
            </w:pPr>
            <w:r>
              <w:rPr>
                <w:b/>
                <w:spacing w:val="-2"/>
                <w:sz w:val="20"/>
              </w:rPr>
              <w:t>Accuracy</w:t>
            </w:r>
          </w:p>
        </w:tc>
        <w:tc>
          <w:tcPr>
            <w:tcW w:w="1276" w:type="dxa"/>
            <w:tcPrChange w:id="354" w:author="Dekan" w:date="2025-02-10T02:10:00Z">
              <w:tcPr>
                <w:tcW w:w="1360" w:type="dxa"/>
                <w:gridSpan w:val="2"/>
              </w:tcPr>
            </w:tcPrChange>
          </w:tcPr>
          <w:p w14:paraId="289B8E52" w14:textId="77777777" w:rsidR="005A2A7E" w:rsidRDefault="008E3266">
            <w:pPr>
              <w:pStyle w:val="TableParagraph"/>
              <w:spacing w:before="6" w:line="194" w:lineRule="exact"/>
              <w:ind w:left="29" w:right="10"/>
              <w:rPr>
                <w:b/>
                <w:sz w:val="20"/>
              </w:rPr>
            </w:pPr>
            <w:r>
              <w:rPr>
                <w:b/>
                <w:spacing w:val="-2"/>
                <w:sz w:val="20"/>
              </w:rPr>
              <w:t>Precision</w:t>
            </w:r>
          </w:p>
        </w:tc>
        <w:tc>
          <w:tcPr>
            <w:tcW w:w="1275" w:type="dxa"/>
            <w:tcPrChange w:id="355" w:author="Dekan" w:date="2025-02-10T02:10:00Z">
              <w:tcPr>
                <w:tcW w:w="1360" w:type="dxa"/>
                <w:gridSpan w:val="2"/>
              </w:tcPr>
            </w:tcPrChange>
          </w:tcPr>
          <w:p w14:paraId="72AF96B5" w14:textId="77777777" w:rsidR="005A2A7E" w:rsidRDefault="008E3266">
            <w:pPr>
              <w:pStyle w:val="TableParagraph"/>
              <w:spacing w:before="6" w:line="194" w:lineRule="exact"/>
              <w:ind w:left="29"/>
              <w:rPr>
                <w:b/>
                <w:sz w:val="20"/>
              </w:rPr>
            </w:pPr>
            <w:r>
              <w:rPr>
                <w:b/>
                <w:spacing w:val="-2"/>
                <w:sz w:val="20"/>
              </w:rPr>
              <w:t>Recall</w:t>
            </w:r>
          </w:p>
        </w:tc>
        <w:tc>
          <w:tcPr>
            <w:tcW w:w="1223" w:type="dxa"/>
            <w:tcPrChange w:id="356" w:author="Dekan" w:date="2025-02-10T02:10:00Z">
              <w:tcPr>
                <w:tcW w:w="1380" w:type="dxa"/>
                <w:gridSpan w:val="2"/>
              </w:tcPr>
            </w:tcPrChange>
          </w:tcPr>
          <w:p w14:paraId="5535A36D" w14:textId="77777777" w:rsidR="005A2A7E" w:rsidRDefault="008E3266">
            <w:pPr>
              <w:pStyle w:val="TableParagraph"/>
              <w:spacing w:before="6" w:line="194" w:lineRule="exact"/>
              <w:ind w:left="19"/>
              <w:rPr>
                <w:b/>
                <w:sz w:val="20"/>
              </w:rPr>
            </w:pPr>
            <w:r>
              <w:rPr>
                <w:b/>
                <w:spacing w:val="-2"/>
                <w:sz w:val="20"/>
              </w:rPr>
              <w:t>F1-score</w:t>
            </w:r>
          </w:p>
        </w:tc>
      </w:tr>
      <w:tr w:rsidR="005A2A7E" w14:paraId="03C4D91B" w14:textId="77777777" w:rsidTr="00AA3356">
        <w:trPr>
          <w:trHeight w:val="240"/>
          <w:trPrChange w:id="357" w:author="Dekan" w:date="2025-02-10T02:10:00Z">
            <w:trPr>
              <w:trHeight w:val="240"/>
            </w:trPr>
          </w:trPrChange>
        </w:trPr>
        <w:tc>
          <w:tcPr>
            <w:tcW w:w="3094" w:type="dxa"/>
            <w:tcPrChange w:id="358" w:author="Dekan" w:date="2025-02-10T02:10:00Z">
              <w:tcPr>
                <w:tcW w:w="2640" w:type="dxa"/>
              </w:tcPr>
            </w:tcPrChange>
          </w:tcPr>
          <w:p w14:paraId="676AA541" w14:textId="77777777" w:rsidR="005A2A7E" w:rsidRDefault="008E3266">
            <w:pPr>
              <w:pStyle w:val="TableParagraph"/>
              <w:spacing w:before="11" w:line="209" w:lineRule="exact"/>
              <w:ind w:left="111"/>
              <w:jc w:val="left"/>
              <w:rPr>
                <w:sz w:val="20"/>
              </w:rPr>
            </w:pPr>
            <w:r>
              <w:rPr>
                <w:sz w:val="20"/>
              </w:rPr>
              <w:t>Logistic</w:t>
            </w:r>
            <w:r>
              <w:rPr>
                <w:spacing w:val="-8"/>
                <w:sz w:val="20"/>
              </w:rPr>
              <w:t xml:space="preserve"> </w:t>
            </w:r>
            <w:r>
              <w:rPr>
                <w:spacing w:val="-2"/>
                <w:sz w:val="20"/>
              </w:rPr>
              <w:t>Regression</w:t>
            </w:r>
          </w:p>
        </w:tc>
        <w:tc>
          <w:tcPr>
            <w:tcW w:w="992" w:type="dxa"/>
            <w:tcPrChange w:id="359" w:author="Dekan" w:date="2025-02-10T02:10:00Z">
              <w:tcPr>
                <w:tcW w:w="1120" w:type="dxa"/>
                <w:gridSpan w:val="2"/>
              </w:tcPr>
            </w:tcPrChange>
          </w:tcPr>
          <w:p w14:paraId="01529831" w14:textId="77777777" w:rsidR="005A2A7E" w:rsidRDefault="008E3266">
            <w:pPr>
              <w:pStyle w:val="TableParagraph"/>
              <w:spacing w:before="11" w:line="209" w:lineRule="exact"/>
              <w:ind w:left="29" w:right="5"/>
              <w:rPr>
                <w:sz w:val="20"/>
              </w:rPr>
            </w:pPr>
            <w:r>
              <w:rPr>
                <w:spacing w:val="-4"/>
                <w:sz w:val="20"/>
              </w:rPr>
              <w:t>0.84</w:t>
            </w:r>
          </w:p>
        </w:tc>
        <w:tc>
          <w:tcPr>
            <w:tcW w:w="1276" w:type="dxa"/>
            <w:tcPrChange w:id="360" w:author="Dekan" w:date="2025-02-10T02:10:00Z">
              <w:tcPr>
                <w:tcW w:w="1360" w:type="dxa"/>
                <w:gridSpan w:val="2"/>
              </w:tcPr>
            </w:tcPrChange>
          </w:tcPr>
          <w:p w14:paraId="58A540A7" w14:textId="77777777" w:rsidR="005A2A7E" w:rsidRDefault="008E3266">
            <w:pPr>
              <w:pStyle w:val="TableParagraph"/>
              <w:spacing w:before="11" w:line="209" w:lineRule="exact"/>
              <w:ind w:left="29" w:right="10"/>
              <w:rPr>
                <w:sz w:val="20"/>
              </w:rPr>
            </w:pPr>
            <w:r>
              <w:rPr>
                <w:spacing w:val="-4"/>
                <w:sz w:val="20"/>
              </w:rPr>
              <w:t>0.86</w:t>
            </w:r>
          </w:p>
        </w:tc>
        <w:tc>
          <w:tcPr>
            <w:tcW w:w="1275" w:type="dxa"/>
            <w:tcPrChange w:id="361" w:author="Dekan" w:date="2025-02-10T02:10:00Z">
              <w:tcPr>
                <w:tcW w:w="1360" w:type="dxa"/>
                <w:gridSpan w:val="2"/>
              </w:tcPr>
            </w:tcPrChange>
          </w:tcPr>
          <w:p w14:paraId="56AE30FE" w14:textId="77777777" w:rsidR="005A2A7E" w:rsidRDefault="008E3266">
            <w:pPr>
              <w:pStyle w:val="TableParagraph"/>
              <w:spacing w:before="11" w:line="209" w:lineRule="exact"/>
              <w:ind w:left="29"/>
              <w:rPr>
                <w:sz w:val="20"/>
              </w:rPr>
            </w:pPr>
            <w:r>
              <w:rPr>
                <w:spacing w:val="-4"/>
                <w:sz w:val="20"/>
              </w:rPr>
              <w:t>0.84</w:t>
            </w:r>
          </w:p>
        </w:tc>
        <w:tc>
          <w:tcPr>
            <w:tcW w:w="1223" w:type="dxa"/>
            <w:tcPrChange w:id="362" w:author="Dekan" w:date="2025-02-10T02:10:00Z">
              <w:tcPr>
                <w:tcW w:w="1380" w:type="dxa"/>
                <w:gridSpan w:val="2"/>
              </w:tcPr>
            </w:tcPrChange>
          </w:tcPr>
          <w:p w14:paraId="739A5BE8" w14:textId="77777777" w:rsidR="005A2A7E" w:rsidRDefault="008E3266">
            <w:pPr>
              <w:pStyle w:val="TableParagraph"/>
              <w:spacing w:before="11" w:line="209" w:lineRule="exact"/>
              <w:ind w:left="19"/>
              <w:rPr>
                <w:sz w:val="20"/>
              </w:rPr>
            </w:pPr>
            <w:r>
              <w:rPr>
                <w:spacing w:val="-4"/>
                <w:sz w:val="20"/>
              </w:rPr>
              <w:t>0.82</w:t>
            </w:r>
          </w:p>
        </w:tc>
      </w:tr>
      <w:tr w:rsidR="005A2A7E" w14:paraId="3460BAF1" w14:textId="77777777" w:rsidTr="00AA3356">
        <w:trPr>
          <w:trHeight w:val="220"/>
          <w:trPrChange w:id="363" w:author="Dekan" w:date="2025-02-10T02:10:00Z">
            <w:trPr>
              <w:trHeight w:val="220"/>
            </w:trPr>
          </w:trPrChange>
        </w:trPr>
        <w:tc>
          <w:tcPr>
            <w:tcW w:w="3094" w:type="dxa"/>
            <w:tcPrChange w:id="364" w:author="Dekan" w:date="2025-02-10T02:10:00Z">
              <w:tcPr>
                <w:tcW w:w="2640" w:type="dxa"/>
              </w:tcPr>
            </w:tcPrChange>
          </w:tcPr>
          <w:p w14:paraId="31C9A405" w14:textId="77777777" w:rsidR="005A2A7E" w:rsidRDefault="008E3266">
            <w:pPr>
              <w:pStyle w:val="TableParagraph"/>
              <w:ind w:left="111"/>
              <w:jc w:val="left"/>
              <w:rPr>
                <w:sz w:val="20"/>
              </w:rPr>
            </w:pPr>
            <w:del w:id="365" w:author="Dekan" w:date="2025-02-10T02:24:00Z">
              <w:r w:rsidDel="00F16766">
                <w:rPr>
                  <w:spacing w:val="-5"/>
                  <w:sz w:val="20"/>
                </w:rPr>
                <w:delText>KNN</w:delText>
              </w:r>
            </w:del>
            <w:ins w:id="366" w:author="Dekan" w:date="2025-02-10T02:24:00Z">
              <w:r w:rsidR="00F16766">
                <w:rPr>
                  <w:spacing w:val="-5"/>
                  <w:sz w:val="20"/>
                </w:rPr>
                <w:t>KNN</w:t>
              </w:r>
            </w:ins>
          </w:p>
        </w:tc>
        <w:tc>
          <w:tcPr>
            <w:tcW w:w="992" w:type="dxa"/>
            <w:tcPrChange w:id="367" w:author="Dekan" w:date="2025-02-10T02:10:00Z">
              <w:tcPr>
                <w:tcW w:w="1120" w:type="dxa"/>
                <w:gridSpan w:val="2"/>
              </w:tcPr>
            </w:tcPrChange>
          </w:tcPr>
          <w:p w14:paraId="1FA62B09" w14:textId="77777777" w:rsidR="005A2A7E" w:rsidRDefault="008E3266">
            <w:pPr>
              <w:pStyle w:val="TableParagraph"/>
              <w:ind w:left="29" w:right="5"/>
              <w:rPr>
                <w:sz w:val="20"/>
              </w:rPr>
            </w:pPr>
            <w:r>
              <w:rPr>
                <w:spacing w:val="-4"/>
                <w:sz w:val="20"/>
              </w:rPr>
              <w:t>0.94</w:t>
            </w:r>
          </w:p>
        </w:tc>
        <w:tc>
          <w:tcPr>
            <w:tcW w:w="1276" w:type="dxa"/>
            <w:tcPrChange w:id="368" w:author="Dekan" w:date="2025-02-10T02:10:00Z">
              <w:tcPr>
                <w:tcW w:w="1360" w:type="dxa"/>
                <w:gridSpan w:val="2"/>
              </w:tcPr>
            </w:tcPrChange>
          </w:tcPr>
          <w:p w14:paraId="44CDBC3B" w14:textId="77777777" w:rsidR="005A2A7E" w:rsidRDefault="008E3266">
            <w:pPr>
              <w:pStyle w:val="TableParagraph"/>
              <w:ind w:left="29" w:right="10"/>
              <w:rPr>
                <w:sz w:val="20"/>
              </w:rPr>
            </w:pPr>
            <w:r>
              <w:rPr>
                <w:spacing w:val="-4"/>
                <w:sz w:val="20"/>
              </w:rPr>
              <w:t>0.94</w:t>
            </w:r>
          </w:p>
        </w:tc>
        <w:tc>
          <w:tcPr>
            <w:tcW w:w="1275" w:type="dxa"/>
            <w:tcPrChange w:id="369" w:author="Dekan" w:date="2025-02-10T02:10:00Z">
              <w:tcPr>
                <w:tcW w:w="1360" w:type="dxa"/>
                <w:gridSpan w:val="2"/>
              </w:tcPr>
            </w:tcPrChange>
          </w:tcPr>
          <w:p w14:paraId="23BAF39C" w14:textId="77777777" w:rsidR="005A2A7E" w:rsidRDefault="008E3266">
            <w:pPr>
              <w:pStyle w:val="TableParagraph"/>
              <w:ind w:left="29"/>
              <w:rPr>
                <w:sz w:val="20"/>
              </w:rPr>
            </w:pPr>
            <w:r>
              <w:rPr>
                <w:spacing w:val="-4"/>
                <w:sz w:val="20"/>
              </w:rPr>
              <w:t>0.94</w:t>
            </w:r>
          </w:p>
        </w:tc>
        <w:tc>
          <w:tcPr>
            <w:tcW w:w="1223" w:type="dxa"/>
            <w:tcPrChange w:id="370" w:author="Dekan" w:date="2025-02-10T02:10:00Z">
              <w:tcPr>
                <w:tcW w:w="1380" w:type="dxa"/>
                <w:gridSpan w:val="2"/>
              </w:tcPr>
            </w:tcPrChange>
          </w:tcPr>
          <w:p w14:paraId="562068C9" w14:textId="77777777" w:rsidR="005A2A7E" w:rsidRDefault="008E3266">
            <w:pPr>
              <w:pStyle w:val="TableParagraph"/>
              <w:ind w:left="19"/>
              <w:rPr>
                <w:sz w:val="20"/>
              </w:rPr>
            </w:pPr>
            <w:r>
              <w:rPr>
                <w:spacing w:val="-4"/>
                <w:sz w:val="20"/>
              </w:rPr>
              <w:t>0.94</w:t>
            </w:r>
          </w:p>
        </w:tc>
      </w:tr>
      <w:tr w:rsidR="005A2A7E" w14:paraId="6CDD519A" w14:textId="77777777" w:rsidTr="00AA3356">
        <w:trPr>
          <w:trHeight w:val="219"/>
          <w:trPrChange w:id="371" w:author="Dekan" w:date="2025-02-10T02:10:00Z">
            <w:trPr>
              <w:trHeight w:val="219"/>
            </w:trPr>
          </w:trPrChange>
        </w:trPr>
        <w:tc>
          <w:tcPr>
            <w:tcW w:w="3094" w:type="dxa"/>
            <w:tcPrChange w:id="372" w:author="Dekan" w:date="2025-02-10T02:10:00Z">
              <w:tcPr>
                <w:tcW w:w="2640" w:type="dxa"/>
              </w:tcPr>
            </w:tcPrChange>
          </w:tcPr>
          <w:p w14:paraId="7DF073CF" w14:textId="77777777" w:rsidR="005A2A7E" w:rsidRDefault="008E3266">
            <w:pPr>
              <w:pStyle w:val="TableParagraph"/>
              <w:spacing w:before="1" w:line="199" w:lineRule="exact"/>
              <w:ind w:left="111"/>
              <w:jc w:val="left"/>
              <w:rPr>
                <w:sz w:val="20"/>
              </w:rPr>
            </w:pPr>
            <w:r>
              <w:rPr>
                <w:spacing w:val="-5"/>
                <w:sz w:val="20"/>
              </w:rPr>
              <w:t>SVM</w:t>
            </w:r>
          </w:p>
        </w:tc>
        <w:tc>
          <w:tcPr>
            <w:tcW w:w="992" w:type="dxa"/>
            <w:tcPrChange w:id="373" w:author="Dekan" w:date="2025-02-10T02:10:00Z">
              <w:tcPr>
                <w:tcW w:w="1120" w:type="dxa"/>
                <w:gridSpan w:val="2"/>
              </w:tcPr>
            </w:tcPrChange>
          </w:tcPr>
          <w:p w14:paraId="0C97B840" w14:textId="77777777" w:rsidR="005A2A7E" w:rsidRDefault="008E3266">
            <w:pPr>
              <w:pStyle w:val="TableParagraph"/>
              <w:spacing w:before="1" w:line="199" w:lineRule="exact"/>
              <w:ind w:left="29" w:right="5"/>
              <w:rPr>
                <w:sz w:val="20"/>
              </w:rPr>
            </w:pPr>
            <w:r>
              <w:rPr>
                <w:spacing w:val="-4"/>
                <w:sz w:val="20"/>
              </w:rPr>
              <w:t>0.82</w:t>
            </w:r>
          </w:p>
        </w:tc>
        <w:tc>
          <w:tcPr>
            <w:tcW w:w="1276" w:type="dxa"/>
            <w:tcPrChange w:id="374" w:author="Dekan" w:date="2025-02-10T02:10:00Z">
              <w:tcPr>
                <w:tcW w:w="1360" w:type="dxa"/>
                <w:gridSpan w:val="2"/>
              </w:tcPr>
            </w:tcPrChange>
          </w:tcPr>
          <w:p w14:paraId="33841FE1" w14:textId="77777777" w:rsidR="005A2A7E" w:rsidRDefault="008E3266">
            <w:pPr>
              <w:pStyle w:val="TableParagraph"/>
              <w:spacing w:before="1" w:line="199" w:lineRule="exact"/>
              <w:ind w:left="29" w:right="10"/>
              <w:rPr>
                <w:sz w:val="20"/>
              </w:rPr>
            </w:pPr>
            <w:r>
              <w:rPr>
                <w:spacing w:val="-4"/>
                <w:sz w:val="20"/>
              </w:rPr>
              <w:t>0.83</w:t>
            </w:r>
          </w:p>
        </w:tc>
        <w:tc>
          <w:tcPr>
            <w:tcW w:w="1275" w:type="dxa"/>
            <w:tcPrChange w:id="375" w:author="Dekan" w:date="2025-02-10T02:10:00Z">
              <w:tcPr>
                <w:tcW w:w="1360" w:type="dxa"/>
                <w:gridSpan w:val="2"/>
              </w:tcPr>
            </w:tcPrChange>
          </w:tcPr>
          <w:p w14:paraId="6EC7D027" w14:textId="77777777" w:rsidR="005A2A7E" w:rsidRDefault="008E3266">
            <w:pPr>
              <w:pStyle w:val="TableParagraph"/>
              <w:spacing w:before="1" w:line="199" w:lineRule="exact"/>
              <w:ind w:left="29"/>
              <w:rPr>
                <w:sz w:val="20"/>
              </w:rPr>
            </w:pPr>
            <w:r>
              <w:rPr>
                <w:spacing w:val="-4"/>
                <w:sz w:val="20"/>
              </w:rPr>
              <w:t>0.82</w:t>
            </w:r>
          </w:p>
        </w:tc>
        <w:tc>
          <w:tcPr>
            <w:tcW w:w="1223" w:type="dxa"/>
            <w:tcPrChange w:id="376" w:author="Dekan" w:date="2025-02-10T02:10:00Z">
              <w:tcPr>
                <w:tcW w:w="1380" w:type="dxa"/>
                <w:gridSpan w:val="2"/>
              </w:tcPr>
            </w:tcPrChange>
          </w:tcPr>
          <w:p w14:paraId="02896B12" w14:textId="77777777" w:rsidR="005A2A7E" w:rsidRDefault="008E3266">
            <w:pPr>
              <w:pStyle w:val="TableParagraph"/>
              <w:spacing w:before="1" w:line="199" w:lineRule="exact"/>
              <w:ind w:left="19"/>
              <w:rPr>
                <w:sz w:val="20"/>
              </w:rPr>
            </w:pPr>
            <w:r>
              <w:rPr>
                <w:spacing w:val="-4"/>
                <w:sz w:val="20"/>
              </w:rPr>
              <w:t>0.78</w:t>
            </w:r>
          </w:p>
        </w:tc>
      </w:tr>
      <w:tr w:rsidR="005A2A7E" w14:paraId="71AE0CB6" w14:textId="77777777" w:rsidTr="00AA3356">
        <w:trPr>
          <w:trHeight w:val="220"/>
          <w:trPrChange w:id="377" w:author="Dekan" w:date="2025-02-10T02:10:00Z">
            <w:trPr>
              <w:trHeight w:val="220"/>
            </w:trPr>
          </w:trPrChange>
        </w:trPr>
        <w:tc>
          <w:tcPr>
            <w:tcW w:w="3094" w:type="dxa"/>
            <w:tcPrChange w:id="378" w:author="Dekan" w:date="2025-02-10T02:10:00Z">
              <w:tcPr>
                <w:tcW w:w="2640" w:type="dxa"/>
              </w:tcPr>
            </w:tcPrChange>
          </w:tcPr>
          <w:p w14:paraId="01906668" w14:textId="77777777" w:rsidR="005A2A7E" w:rsidRDefault="008E3266">
            <w:pPr>
              <w:pStyle w:val="TableParagraph"/>
              <w:spacing w:before="6" w:line="194" w:lineRule="exact"/>
              <w:ind w:left="111"/>
              <w:jc w:val="left"/>
              <w:rPr>
                <w:sz w:val="20"/>
              </w:rPr>
            </w:pPr>
            <w:r>
              <w:rPr>
                <w:sz w:val="20"/>
              </w:rPr>
              <w:t>Decision</w:t>
            </w:r>
            <w:r>
              <w:rPr>
                <w:spacing w:val="-8"/>
                <w:sz w:val="20"/>
              </w:rPr>
              <w:t xml:space="preserve"> </w:t>
            </w:r>
            <w:r>
              <w:rPr>
                <w:spacing w:val="-4"/>
                <w:sz w:val="20"/>
              </w:rPr>
              <w:t>Tree</w:t>
            </w:r>
          </w:p>
        </w:tc>
        <w:tc>
          <w:tcPr>
            <w:tcW w:w="992" w:type="dxa"/>
            <w:tcPrChange w:id="379" w:author="Dekan" w:date="2025-02-10T02:10:00Z">
              <w:tcPr>
                <w:tcW w:w="1120" w:type="dxa"/>
                <w:gridSpan w:val="2"/>
              </w:tcPr>
            </w:tcPrChange>
          </w:tcPr>
          <w:p w14:paraId="1BB54594" w14:textId="77777777" w:rsidR="005A2A7E" w:rsidRDefault="008E3266">
            <w:pPr>
              <w:pStyle w:val="TableParagraph"/>
              <w:spacing w:before="6" w:line="194" w:lineRule="exact"/>
              <w:ind w:left="29" w:right="5"/>
              <w:rPr>
                <w:sz w:val="20"/>
              </w:rPr>
            </w:pPr>
            <w:r>
              <w:rPr>
                <w:spacing w:val="-4"/>
                <w:sz w:val="20"/>
              </w:rPr>
              <w:t>0.99</w:t>
            </w:r>
          </w:p>
        </w:tc>
        <w:tc>
          <w:tcPr>
            <w:tcW w:w="1276" w:type="dxa"/>
            <w:tcPrChange w:id="380" w:author="Dekan" w:date="2025-02-10T02:10:00Z">
              <w:tcPr>
                <w:tcW w:w="1360" w:type="dxa"/>
                <w:gridSpan w:val="2"/>
              </w:tcPr>
            </w:tcPrChange>
          </w:tcPr>
          <w:p w14:paraId="143AEF2C" w14:textId="77777777" w:rsidR="005A2A7E" w:rsidRDefault="008E3266">
            <w:pPr>
              <w:pStyle w:val="TableParagraph"/>
              <w:spacing w:before="6" w:line="194" w:lineRule="exact"/>
              <w:ind w:left="29" w:right="10"/>
              <w:rPr>
                <w:sz w:val="20"/>
              </w:rPr>
            </w:pPr>
            <w:r>
              <w:rPr>
                <w:spacing w:val="-4"/>
                <w:sz w:val="20"/>
              </w:rPr>
              <w:t>0.99</w:t>
            </w:r>
          </w:p>
        </w:tc>
        <w:tc>
          <w:tcPr>
            <w:tcW w:w="1275" w:type="dxa"/>
            <w:tcPrChange w:id="381" w:author="Dekan" w:date="2025-02-10T02:10:00Z">
              <w:tcPr>
                <w:tcW w:w="1360" w:type="dxa"/>
                <w:gridSpan w:val="2"/>
              </w:tcPr>
            </w:tcPrChange>
          </w:tcPr>
          <w:p w14:paraId="33F63700" w14:textId="77777777" w:rsidR="005A2A7E" w:rsidRDefault="008E3266">
            <w:pPr>
              <w:pStyle w:val="TableParagraph"/>
              <w:spacing w:before="6" w:line="194" w:lineRule="exact"/>
              <w:ind w:left="29"/>
              <w:rPr>
                <w:sz w:val="20"/>
              </w:rPr>
            </w:pPr>
            <w:r>
              <w:rPr>
                <w:spacing w:val="-4"/>
                <w:sz w:val="20"/>
              </w:rPr>
              <w:t>0.99</w:t>
            </w:r>
          </w:p>
        </w:tc>
        <w:tc>
          <w:tcPr>
            <w:tcW w:w="1223" w:type="dxa"/>
            <w:tcPrChange w:id="382" w:author="Dekan" w:date="2025-02-10T02:10:00Z">
              <w:tcPr>
                <w:tcW w:w="1380" w:type="dxa"/>
                <w:gridSpan w:val="2"/>
              </w:tcPr>
            </w:tcPrChange>
          </w:tcPr>
          <w:p w14:paraId="07A8CC30" w14:textId="77777777" w:rsidR="005A2A7E" w:rsidRDefault="008E3266">
            <w:pPr>
              <w:pStyle w:val="TableParagraph"/>
              <w:spacing w:before="6" w:line="194" w:lineRule="exact"/>
              <w:ind w:left="19"/>
              <w:rPr>
                <w:sz w:val="20"/>
              </w:rPr>
            </w:pPr>
            <w:r>
              <w:rPr>
                <w:spacing w:val="-4"/>
                <w:sz w:val="20"/>
              </w:rPr>
              <w:t>0.99</w:t>
            </w:r>
          </w:p>
        </w:tc>
      </w:tr>
      <w:tr w:rsidR="005A2A7E" w14:paraId="54B8C2FA" w14:textId="77777777" w:rsidTr="00AA3356">
        <w:trPr>
          <w:trHeight w:val="240"/>
          <w:trPrChange w:id="383" w:author="Dekan" w:date="2025-02-10T02:10:00Z">
            <w:trPr>
              <w:trHeight w:val="240"/>
            </w:trPr>
          </w:trPrChange>
        </w:trPr>
        <w:tc>
          <w:tcPr>
            <w:tcW w:w="3094" w:type="dxa"/>
            <w:tcPrChange w:id="384" w:author="Dekan" w:date="2025-02-10T02:10:00Z">
              <w:tcPr>
                <w:tcW w:w="2640" w:type="dxa"/>
              </w:tcPr>
            </w:tcPrChange>
          </w:tcPr>
          <w:p w14:paraId="3D2A9E50" w14:textId="77777777" w:rsidR="005A2A7E" w:rsidRDefault="008E3266">
            <w:pPr>
              <w:pStyle w:val="TableParagraph"/>
              <w:spacing w:before="11" w:line="209" w:lineRule="exact"/>
              <w:ind w:left="111"/>
              <w:jc w:val="left"/>
              <w:rPr>
                <w:sz w:val="20"/>
              </w:rPr>
            </w:pPr>
            <w:r>
              <w:rPr>
                <w:sz w:val="20"/>
              </w:rPr>
              <w:t>Random</w:t>
            </w:r>
            <w:r>
              <w:rPr>
                <w:spacing w:val="-6"/>
                <w:sz w:val="20"/>
              </w:rPr>
              <w:t xml:space="preserve"> </w:t>
            </w:r>
            <w:r>
              <w:rPr>
                <w:sz w:val="20"/>
              </w:rPr>
              <w:t>Forest</w:t>
            </w:r>
            <w:r>
              <w:rPr>
                <w:spacing w:val="-6"/>
                <w:sz w:val="20"/>
              </w:rPr>
              <w:t xml:space="preserve"> </w:t>
            </w:r>
            <w:r>
              <w:rPr>
                <w:spacing w:val="-2"/>
                <w:sz w:val="20"/>
              </w:rPr>
              <w:t>Classifier</w:t>
            </w:r>
          </w:p>
        </w:tc>
        <w:tc>
          <w:tcPr>
            <w:tcW w:w="992" w:type="dxa"/>
            <w:tcPrChange w:id="385" w:author="Dekan" w:date="2025-02-10T02:10:00Z">
              <w:tcPr>
                <w:tcW w:w="1120" w:type="dxa"/>
                <w:gridSpan w:val="2"/>
              </w:tcPr>
            </w:tcPrChange>
          </w:tcPr>
          <w:p w14:paraId="27082C6B" w14:textId="77777777" w:rsidR="005A2A7E" w:rsidRDefault="008E3266">
            <w:pPr>
              <w:pStyle w:val="TableParagraph"/>
              <w:spacing w:before="11" w:line="209" w:lineRule="exact"/>
              <w:ind w:left="29" w:right="5"/>
              <w:rPr>
                <w:sz w:val="20"/>
              </w:rPr>
            </w:pPr>
            <w:r>
              <w:rPr>
                <w:spacing w:val="-4"/>
                <w:sz w:val="20"/>
              </w:rPr>
              <w:t>0.99</w:t>
            </w:r>
          </w:p>
        </w:tc>
        <w:tc>
          <w:tcPr>
            <w:tcW w:w="1276" w:type="dxa"/>
            <w:tcPrChange w:id="386" w:author="Dekan" w:date="2025-02-10T02:10:00Z">
              <w:tcPr>
                <w:tcW w:w="1360" w:type="dxa"/>
                <w:gridSpan w:val="2"/>
              </w:tcPr>
            </w:tcPrChange>
          </w:tcPr>
          <w:p w14:paraId="7F9CD80A" w14:textId="77777777" w:rsidR="005A2A7E" w:rsidRDefault="008E3266">
            <w:pPr>
              <w:pStyle w:val="TableParagraph"/>
              <w:spacing w:before="11" w:line="209" w:lineRule="exact"/>
              <w:ind w:left="29" w:right="10"/>
              <w:rPr>
                <w:sz w:val="20"/>
              </w:rPr>
            </w:pPr>
            <w:r>
              <w:rPr>
                <w:spacing w:val="-4"/>
                <w:sz w:val="20"/>
              </w:rPr>
              <w:t>0.99</w:t>
            </w:r>
          </w:p>
        </w:tc>
        <w:tc>
          <w:tcPr>
            <w:tcW w:w="1275" w:type="dxa"/>
            <w:tcPrChange w:id="387" w:author="Dekan" w:date="2025-02-10T02:10:00Z">
              <w:tcPr>
                <w:tcW w:w="1360" w:type="dxa"/>
                <w:gridSpan w:val="2"/>
              </w:tcPr>
            </w:tcPrChange>
          </w:tcPr>
          <w:p w14:paraId="3F18E94D" w14:textId="77777777" w:rsidR="005A2A7E" w:rsidRDefault="008E3266">
            <w:pPr>
              <w:pStyle w:val="TableParagraph"/>
              <w:spacing w:before="11" w:line="209" w:lineRule="exact"/>
              <w:ind w:left="29"/>
              <w:rPr>
                <w:sz w:val="20"/>
              </w:rPr>
            </w:pPr>
            <w:r>
              <w:rPr>
                <w:spacing w:val="-4"/>
                <w:sz w:val="20"/>
              </w:rPr>
              <w:t>0.99</w:t>
            </w:r>
          </w:p>
        </w:tc>
        <w:tc>
          <w:tcPr>
            <w:tcW w:w="1223" w:type="dxa"/>
            <w:tcPrChange w:id="388" w:author="Dekan" w:date="2025-02-10T02:10:00Z">
              <w:tcPr>
                <w:tcW w:w="1380" w:type="dxa"/>
                <w:gridSpan w:val="2"/>
              </w:tcPr>
            </w:tcPrChange>
          </w:tcPr>
          <w:p w14:paraId="39BAF794" w14:textId="77777777" w:rsidR="005A2A7E" w:rsidRDefault="008E3266">
            <w:pPr>
              <w:pStyle w:val="TableParagraph"/>
              <w:spacing w:before="11" w:line="209" w:lineRule="exact"/>
              <w:ind w:left="19"/>
              <w:rPr>
                <w:sz w:val="20"/>
              </w:rPr>
            </w:pPr>
            <w:r>
              <w:rPr>
                <w:spacing w:val="-4"/>
                <w:sz w:val="20"/>
              </w:rPr>
              <w:t>0.99</w:t>
            </w:r>
          </w:p>
        </w:tc>
      </w:tr>
    </w:tbl>
    <w:p w14:paraId="4F1CE555" w14:textId="77777777" w:rsidR="005A2A7E" w:rsidRDefault="005A2A7E">
      <w:pPr>
        <w:pStyle w:val="TableParagraph"/>
        <w:spacing w:line="209" w:lineRule="exact"/>
        <w:rPr>
          <w:sz w:val="20"/>
        </w:rPr>
        <w:sectPr w:rsidR="005A2A7E">
          <w:pgSz w:w="11920" w:h="16840"/>
          <w:pgMar w:top="1680" w:right="1275" w:bottom="1433" w:left="1275" w:header="720" w:footer="720" w:gutter="0"/>
          <w:cols w:space="720"/>
        </w:sectPr>
      </w:pPr>
    </w:p>
    <w:tbl>
      <w:tblPr>
        <w:tblStyle w:val="TableNormal"/>
        <w:tblW w:w="0" w:type="auto"/>
        <w:tblInd w:w="744" w:type="dxa"/>
        <w:tblBorders>
          <w:top w:val="single" w:sz="8" w:space="0" w:color="BEBEBE"/>
          <w:left w:val="single" w:sz="8" w:space="0" w:color="BEBEBE"/>
          <w:bottom w:val="single" w:sz="8" w:space="0" w:color="BEBEBE"/>
          <w:right w:val="single" w:sz="8" w:space="0" w:color="BEBEBE"/>
          <w:insideH w:val="single" w:sz="8" w:space="0" w:color="BEBEBE"/>
          <w:insideV w:val="single" w:sz="8" w:space="0" w:color="BEBEBE"/>
        </w:tblBorders>
        <w:tblLayout w:type="fixed"/>
        <w:tblLook w:val="01E0" w:firstRow="1" w:lastRow="1" w:firstColumn="1" w:lastColumn="1" w:noHBand="0" w:noVBand="0"/>
        <w:tblPrChange w:id="389" w:author="Dekan" w:date="2025-02-10T02:10:00Z">
          <w:tblPr>
            <w:tblStyle w:val="TableNormal"/>
            <w:tblW w:w="0" w:type="auto"/>
            <w:tblInd w:w="744" w:type="dxa"/>
            <w:tblBorders>
              <w:top w:val="single" w:sz="8" w:space="0" w:color="BEBEBE"/>
              <w:left w:val="single" w:sz="8" w:space="0" w:color="BEBEBE"/>
              <w:bottom w:val="single" w:sz="8" w:space="0" w:color="BEBEBE"/>
              <w:right w:val="single" w:sz="8" w:space="0" w:color="BEBEBE"/>
              <w:insideH w:val="single" w:sz="8" w:space="0" w:color="BEBEBE"/>
              <w:insideV w:val="single" w:sz="8" w:space="0" w:color="BEBEBE"/>
            </w:tblBorders>
            <w:tblLayout w:type="fixed"/>
            <w:tblLook w:val="01E0" w:firstRow="1" w:lastRow="1" w:firstColumn="1" w:lastColumn="1" w:noHBand="0" w:noVBand="0"/>
          </w:tblPr>
        </w:tblPrChange>
      </w:tblPr>
      <w:tblGrid>
        <w:gridCol w:w="3094"/>
        <w:gridCol w:w="992"/>
        <w:gridCol w:w="1276"/>
        <w:gridCol w:w="1275"/>
        <w:gridCol w:w="1223"/>
        <w:tblGridChange w:id="390">
          <w:tblGrid>
            <w:gridCol w:w="2640"/>
            <w:gridCol w:w="454"/>
            <w:gridCol w:w="666"/>
            <w:gridCol w:w="326"/>
            <w:gridCol w:w="1034"/>
            <w:gridCol w:w="242"/>
            <w:gridCol w:w="1118"/>
            <w:gridCol w:w="157"/>
            <w:gridCol w:w="1223"/>
          </w:tblGrid>
        </w:tblGridChange>
      </w:tblGrid>
      <w:tr w:rsidR="005A2A7E" w14:paraId="68F7399B" w14:textId="77777777" w:rsidTr="00AA3356">
        <w:trPr>
          <w:trHeight w:val="219"/>
          <w:trPrChange w:id="391" w:author="Dekan" w:date="2025-02-10T02:10:00Z">
            <w:trPr>
              <w:trHeight w:val="219"/>
            </w:trPr>
          </w:trPrChange>
        </w:trPr>
        <w:tc>
          <w:tcPr>
            <w:tcW w:w="3094" w:type="dxa"/>
            <w:tcPrChange w:id="392" w:author="Dekan" w:date="2025-02-10T02:10:00Z">
              <w:tcPr>
                <w:tcW w:w="2640" w:type="dxa"/>
              </w:tcPr>
            </w:tcPrChange>
          </w:tcPr>
          <w:p w14:paraId="2296D907" w14:textId="77777777" w:rsidR="005A2A7E" w:rsidRDefault="008E3266">
            <w:pPr>
              <w:pStyle w:val="TableParagraph"/>
              <w:ind w:left="111"/>
              <w:jc w:val="left"/>
              <w:rPr>
                <w:sz w:val="20"/>
              </w:rPr>
            </w:pPr>
            <w:r>
              <w:rPr>
                <w:sz w:val="20"/>
              </w:rPr>
              <w:t>Gradient</w:t>
            </w:r>
            <w:r>
              <w:rPr>
                <w:spacing w:val="-8"/>
                <w:sz w:val="20"/>
              </w:rPr>
              <w:t xml:space="preserve"> </w:t>
            </w:r>
            <w:r>
              <w:rPr>
                <w:sz w:val="20"/>
              </w:rPr>
              <w:t>Boosting</w:t>
            </w:r>
            <w:r>
              <w:rPr>
                <w:spacing w:val="-8"/>
                <w:sz w:val="20"/>
              </w:rPr>
              <w:t xml:space="preserve"> </w:t>
            </w:r>
            <w:r>
              <w:rPr>
                <w:spacing w:val="-2"/>
                <w:sz w:val="20"/>
              </w:rPr>
              <w:t>Classifier</w:t>
            </w:r>
          </w:p>
        </w:tc>
        <w:tc>
          <w:tcPr>
            <w:tcW w:w="992" w:type="dxa"/>
            <w:tcPrChange w:id="393" w:author="Dekan" w:date="2025-02-10T02:10:00Z">
              <w:tcPr>
                <w:tcW w:w="1120" w:type="dxa"/>
                <w:gridSpan w:val="2"/>
              </w:tcPr>
            </w:tcPrChange>
          </w:tcPr>
          <w:p w14:paraId="1010B1A5" w14:textId="77777777" w:rsidR="005A2A7E" w:rsidRDefault="008E3266">
            <w:pPr>
              <w:pStyle w:val="TableParagraph"/>
              <w:ind w:left="29" w:right="5"/>
              <w:rPr>
                <w:sz w:val="20"/>
              </w:rPr>
            </w:pPr>
            <w:r>
              <w:rPr>
                <w:spacing w:val="-4"/>
                <w:sz w:val="20"/>
              </w:rPr>
              <w:t>0.99</w:t>
            </w:r>
          </w:p>
        </w:tc>
        <w:tc>
          <w:tcPr>
            <w:tcW w:w="1276" w:type="dxa"/>
            <w:tcPrChange w:id="394" w:author="Dekan" w:date="2025-02-10T02:10:00Z">
              <w:tcPr>
                <w:tcW w:w="1360" w:type="dxa"/>
                <w:gridSpan w:val="2"/>
              </w:tcPr>
            </w:tcPrChange>
          </w:tcPr>
          <w:p w14:paraId="6B7BC115" w14:textId="77777777" w:rsidR="005A2A7E" w:rsidRDefault="008E3266">
            <w:pPr>
              <w:pStyle w:val="TableParagraph"/>
              <w:ind w:left="29" w:right="10"/>
              <w:rPr>
                <w:sz w:val="20"/>
              </w:rPr>
            </w:pPr>
            <w:r>
              <w:rPr>
                <w:spacing w:val="-4"/>
                <w:sz w:val="20"/>
              </w:rPr>
              <w:t>0.99</w:t>
            </w:r>
          </w:p>
        </w:tc>
        <w:tc>
          <w:tcPr>
            <w:tcW w:w="1275" w:type="dxa"/>
            <w:tcPrChange w:id="395" w:author="Dekan" w:date="2025-02-10T02:10:00Z">
              <w:tcPr>
                <w:tcW w:w="1360" w:type="dxa"/>
                <w:gridSpan w:val="2"/>
              </w:tcPr>
            </w:tcPrChange>
          </w:tcPr>
          <w:p w14:paraId="05AB4109" w14:textId="77777777" w:rsidR="005A2A7E" w:rsidRDefault="008E3266">
            <w:pPr>
              <w:pStyle w:val="TableParagraph"/>
              <w:ind w:left="29"/>
              <w:rPr>
                <w:sz w:val="20"/>
              </w:rPr>
            </w:pPr>
            <w:r>
              <w:rPr>
                <w:spacing w:val="-4"/>
                <w:sz w:val="20"/>
              </w:rPr>
              <w:t>0.99</w:t>
            </w:r>
          </w:p>
        </w:tc>
        <w:tc>
          <w:tcPr>
            <w:tcW w:w="1223" w:type="dxa"/>
            <w:tcPrChange w:id="396" w:author="Dekan" w:date="2025-02-10T02:10:00Z">
              <w:tcPr>
                <w:tcW w:w="1380" w:type="dxa"/>
                <w:gridSpan w:val="2"/>
              </w:tcPr>
            </w:tcPrChange>
          </w:tcPr>
          <w:p w14:paraId="15EABA3B" w14:textId="77777777" w:rsidR="005A2A7E" w:rsidRDefault="008E3266">
            <w:pPr>
              <w:pStyle w:val="TableParagraph"/>
              <w:ind w:left="19"/>
              <w:rPr>
                <w:sz w:val="20"/>
              </w:rPr>
            </w:pPr>
            <w:r>
              <w:rPr>
                <w:spacing w:val="-4"/>
                <w:sz w:val="20"/>
              </w:rPr>
              <w:t>0.99</w:t>
            </w:r>
          </w:p>
        </w:tc>
      </w:tr>
      <w:tr w:rsidR="005A2A7E" w14:paraId="088AA629" w14:textId="77777777" w:rsidTr="00AA3356">
        <w:trPr>
          <w:trHeight w:val="174"/>
          <w:trPrChange w:id="397" w:author="Dekan" w:date="2025-02-10T02:10:00Z">
            <w:trPr>
              <w:trHeight w:val="439"/>
            </w:trPr>
          </w:trPrChange>
        </w:trPr>
        <w:tc>
          <w:tcPr>
            <w:tcW w:w="3094" w:type="dxa"/>
            <w:tcPrChange w:id="398" w:author="Dekan" w:date="2025-02-10T02:10:00Z">
              <w:tcPr>
                <w:tcW w:w="2640" w:type="dxa"/>
              </w:tcPr>
            </w:tcPrChange>
          </w:tcPr>
          <w:p w14:paraId="6F69D6C8" w14:textId="77777777" w:rsidR="005A2A7E" w:rsidRDefault="008E3266">
            <w:pPr>
              <w:pStyle w:val="TableParagraph"/>
              <w:spacing w:line="230" w:lineRule="atLeast"/>
              <w:ind w:left="111" w:right="7"/>
              <w:jc w:val="left"/>
              <w:rPr>
                <w:sz w:val="20"/>
              </w:rPr>
            </w:pPr>
            <w:r>
              <w:rPr>
                <w:sz w:val="20"/>
              </w:rPr>
              <w:t>Gaussian</w:t>
            </w:r>
            <w:r>
              <w:rPr>
                <w:spacing w:val="-13"/>
                <w:sz w:val="20"/>
              </w:rPr>
              <w:t xml:space="preserve"> </w:t>
            </w:r>
            <w:r>
              <w:rPr>
                <w:sz w:val="20"/>
              </w:rPr>
              <w:t>Naive</w:t>
            </w:r>
            <w:r>
              <w:rPr>
                <w:spacing w:val="-12"/>
                <w:sz w:val="20"/>
              </w:rPr>
              <w:t xml:space="preserve"> </w:t>
            </w:r>
            <w:r>
              <w:rPr>
                <w:sz w:val="20"/>
              </w:rPr>
              <w:t xml:space="preserve">Bayes </w:t>
            </w:r>
            <w:r>
              <w:rPr>
                <w:spacing w:val="-2"/>
                <w:sz w:val="20"/>
              </w:rPr>
              <w:t>Classifier</w:t>
            </w:r>
          </w:p>
        </w:tc>
        <w:tc>
          <w:tcPr>
            <w:tcW w:w="992" w:type="dxa"/>
            <w:tcPrChange w:id="399" w:author="Dekan" w:date="2025-02-10T02:10:00Z">
              <w:tcPr>
                <w:tcW w:w="1120" w:type="dxa"/>
                <w:gridSpan w:val="2"/>
              </w:tcPr>
            </w:tcPrChange>
          </w:tcPr>
          <w:p w14:paraId="4A61B0F0" w14:textId="77777777" w:rsidR="005A2A7E" w:rsidRDefault="008E3266">
            <w:pPr>
              <w:pStyle w:val="TableParagraph"/>
              <w:spacing w:line="240" w:lineRule="auto"/>
              <w:ind w:left="29" w:right="5"/>
              <w:rPr>
                <w:sz w:val="20"/>
              </w:rPr>
            </w:pPr>
            <w:r>
              <w:rPr>
                <w:spacing w:val="-4"/>
                <w:sz w:val="20"/>
              </w:rPr>
              <w:t>0.76</w:t>
            </w:r>
          </w:p>
        </w:tc>
        <w:tc>
          <w:tcPr>
            <w:tcW w:w="1276" w:type="dxa"/>
            <w:tcPrChange w:id="400" w:author="Dekan" w:date="2025-02-10T02:10:00Z">
              <w:tcPr>
                <w:tcW w:w="1360" w:type="dxa"/>
                <w:gridSpan w:val="2"/>
              </w:tcPr>
            </w:tcPrChange>
          </w:tcPr>
          <w:p w14:paraId="20CDD1D0" w14:textId="77777777" w:rsidR="005A2A7E" w:rsidRDefault="008E3266">
            <w:pPr>
              <w:pStyle w:val="TableParagraph"/>
              <w:spacing w:line="240" w:lineRule="auto"/>
              <w:ind w:left="29" w:right="10"/>
              <w:rPr>
                <w:sz w:val="20"/>
              </w:rPr>
            </w:pPr>
            <w:r>
              <w:rPr>
                <w:spacing w:val="-4"/>
                <w:sz w:val="20"/>
              </w:rPr>
              <w:t>0.80</w:t>
            </w:r>
          </w:p>
        </w:tc>
        <w:tc>
          <w:tcPr>
            <w:tcW w:w="1275" w:type="dxa"/>
            <w:tcPrChange w:id="401" w:author="Dekan" w:date="2025-02-10T02:10:00Z">
              <w:tcPr>
                <w:tcW w:w="1360" w:type="dxa"/>
                <w:gridSpan w:val="2"/>
              </w:tcPr>
            </w:tcPrChange>
          </w:tcPr>
          <w:p w14:paraId="12F6DE40" w14:textId="77777777" w:rsidR="005A2A7E" w:rsidRDefault="008E3266">
            <w:pPr>
              <w:pStyle w:val="TableParagraph"/>
              <w:spacing w:line="240" w:lineRule="auto"/>
              <w:ind w:left="29"/>
              <w:rPr>
                <w:sz w:val="20"/>
              </w:rPr>
            </w:pPr>
            <w:r>
              <w:rPr>
                <w:spacing w:val="-4"/>
                <w:sz w:val="20"/>
              </w:rPr>
              <w:t>0.76</w:t>
            </w:r>
          </w:p>
        </w:tc>
        <w:tc>
          <w:tcPr>
            <w:tcW w:w="1223" w:type="dxa"/>
            <w:tcPrChange w:id="402" w:author="Dekan" w:date="2025-02-10T02:10:00Z">
              <w:tcPr>
                <w:tcW w:w="1380" w:type="dxa"/>
                <w:gridSpan w:val="2"/>
              </w:tcPr>
            </w:tcPrChange>
          </w:tcPr>
          <w:p w14:paraId="23B8EDE1" w14:textId="77777777" w:rsidR="005A2A7E" w:rsidRDefault="008E3266">
            <w:pPr>
              <w:pStyle w:val="TableParagraph"/>
              <w:spacing w:line="240" w:lineRule="auto"/>
              <w:ind w:left="19"/>
              <w:rPr>
                <w:sz w:val="20"/>
              </w:rPr>
            </w:pPr>
            <w:r>
              <w:rPr>
                <w:spacing w:val="-4"/>
                <w:sz w:val="20"/>
              </w:rPr>
              <w:t>0.73</w:t>
            </w:r>
          </w:p>
        </w:tc>
      </w:tr>
      <w:tr w:rsidR="005A2A7E" w14:paraId="5D11A796" w14:textId="77777777" w:rsidTr="00AA3356">
        <w:trPr>
          <w:trHeight w:val="219"/>
          <w:trPrChange w:id="403" w:author="Dekan" w:date="2025-02-10T02:10:00Z">
            <w:trPr>
              <w:trHeight w:val="219"/>
            </w:trPr>
          </w:trPrChange>
        </w:trPr>
        <w:tc>
          <w:tcPr>
            <w:tcW w:w="3094" w:type="dxa"/>
            <w:tcPrChange w:id="404" w:author="Dekan" w:date="2025-02-10T02:10:00Z">
              <w:tcPr>
                <w:tcW w:w="2640" w:type="dxa"/>
              </w:tcPr>
            </w:tcPrChange>
          </w:tcPr>
          <w:p w14:paraId="4A152911" w14:textId="77777777" w:rsidR="005A2A7E" w:rsidRDefault="008E3266">
            <w:pPr>
              <w:pStyle w:val="TableParagraph"/>
              <w:ind w:left="111"/>
              <w:jc w:val="left"/>
              <w:rPr>
                <w:sz w:val="20"/>
              </w:rPr>
            </w:pPr>
            <w:r>
              <w:rPr>
                <w:spacing w:val="-2"/>
                <w:sz w:val="20"/>
              </w:rPr>
              <w:t>XGBoost</w:t>
            </w:r>
          </w:p>
        </w:tc>
        <w:tc>
          <w:tcPr>
            <w:tcW w:w="992" w:type="dxa"/>
            <w:tcPrChange w:id="405" w:author="Dekan" w:date="2025-02-10T02:10:00Z">
              <w:tcPr>
                <w:tcW w:w="1120" w:type="dxa"/>
                <w:gridSpan w:val="2"/>
              </w:tcPr>
            </w:tcPrChange>
          </w:tcPr>
          <w:p w14:paraId="28D55788" w14:textId="77777777" w:rsidR="005A2A7E" w:rsidRDefault="008E3266">
            <w:pPr>
              <w:pStyle w:val="TableParagraph"/>
              <w:ind w:left="29" w:right="5"/>
              <w:rPr>
                <w:sz w:val="20"/>
              </w:rPr>
            </w:pPr>
            <w:r>
              <w:rPr>
                <w:spacing w:val="-4"/>
                <w:sz w:val="20"/>
              </w:rPr>
              <w:t>0.99</w:t>
            </w:r>
          </w:p>
        </w:tc>
        <w:tc>
          <w:tcPr>
            <w:tcW w:w="1276" w:type="dxa"/>
            <w:tcPrChange w:id="406" w:author="Dekan" w:date="2025-02-10T02:10:00Z">
              <w:tcPr>
                <w:tcW w:w="1360" w:type="dxa"/>
                <w:gridSpan w:val="2"/>
              </w:tcPr>
            </w:tcPrChange>
          </w:tcPr>
          <w:p w14:paraId="1B8BB488" w14:textId="77777777" w:rsidR="005A2A7E" w:rsidRDefault="008E3266">
            <w:pPr>
              <w:pStyle w:val="TableParagraph"/>
              <w:ind w:left="29" w:right="10"/>
              <w:rPr>
                <w:sz w:val="20"/>
              </w:rPr>
            </w:pPr>
            <w:r>
              <w:rPr>
                <w:spacing w:val="-4"/>
                <w:sz w:val="20"/>
              </w:rPr>
              <w:t>0.99</w:t>
            </w:r>
          </w:p>
        </w:tc>
        <w:tc>
          <w:tcPr>
            <w:tcW w:w="1275" w:type="dxa"/>
            <w:tcPrChange w:id="407" w:author="Dekan" w:date="2025-02-10T02:10:00Z">
              <w:tcPr>
                <w:tcW w:w="1360" w:type="dxa"/>
                <w:gridSpan w:val="2"/>
              </w:tcPr>
            </w:tcPrChange>
          </w:tcPr>
          <w:p w14:paraId="59997AC1" w14:textId="77777777" w:rsidR="005A2A7E" w:rsidRDefault="008E3266">
            <w:pPr>
              <w:pStyle w:val="TableParagraph"/>
              <w:ind w:left="29"/>
              <w:rPr>
                <w:sz w:val="20"/>
              </w:rPr>
            </w:pPr>
            <w:r>
              <w:rPr>
                <w:spacing w:val="-4"/>
                <w:sz w:val="20"/>
              </w:rPr>
              <w:t>0.99</w:t>
            </w:r>
          </w:p>
        </w:tc>
        <w:tc>
          <w:tcPr>
            <w:tcW w:w="1223" w:type="dxa"/>
            <w:tcPrChange w:id="408" w:author="Dekan" w:date="2025-02-10T02:10:00Z">
              <w:tcPr>
                <w:tcW w:w="1380" w:type="dxa"/>
                <w:gridSpan w:val="2"/>
              </w:tcPr>
            </w:tcPrChange>
          </w:tcPr>
          <w:p w14:paraId="7007248A" w14:textId="77777777" w:rsidR="005A2A7E" w:rsidRDefault="008E3266">
            <w:pPr>
              <w:pStyle w:val="TableParagraph"/>
              <w:ind w:left="19"/>
              <w:rPr>
                <w:sz w:val="20"/>
              </w:rPr>
            </w:pPr>
            <w:r>
              <w:rPr>
                <w:spacing w:val="-4"/>
                <w:sz w:val="20"/>
              </w:rPr>
              <w:t>0.99</w:t>
            </w:r>
          </w:p>
        </w:tc>
      </w:tr>
      <w:tr w:rsidR="005A2A7E" w14:paraId="0B32EB82" w14:textId="77777777" w:rsidTr="00AA3356">
        <w:trPr>
          <w:trHeight w:val="220"/>
          <w:trPrChange w:id="409" w:author="Dekan" w:date="2025-02-10T02:10:00Z">
            <w:trPr>
              <w:trHeight w:val="220"/>
            </w:trPr>
          </w:trPrChange>
        </w:trPr>
        <w:tc>
          <w:tcPr>
            <w:tcW w:w="3094" w:type="dxa"/>
            <w:tcPrChange w:id="410" w:author="Dekan" w:date="2025-02-10T02:10:00Z">
              <w:tcPr>
                <w:tcW w:w="2640" w:type="dxa"/>
              </w:tcPr>
            </w:tcPrChange>
          </w:tcPr>
          <w:p w14:paraId="0956FD16" w14:textId="77777777" w:rsidR="005A2A7E" w:rsidRDefault="008E3266">
            <w:pPr>
              <w:pStyle w:val="TableParagraph"/>
              <w:ind w:left="111"/>
              <w:jc w:val="left"/>
              <w:rPr>
                <w:sz w:val="20"/>
              </w:rPr>
            </w:pPr>
            <w:r>
              <w:rPr>
                <w:spacing w:val="-5"/>
                <w:sz w:val="20"/>
              </w:rPr>
              <w:t>MLP</w:t>
            </w:r>
          </w:p>
        </w:tc>
        <w:tc>
          <w:tcPr>
            <w:tcW w:w="992" w:type="dxa"/>
            <w:tcPrChange w:id="411" w:author="Dekan" w:date="2025-02-10T02:10:00Z">
              <w:tcPr>
                <w:tcW w:w="1120" w:type="dxa"/>
                <w:gridSpan w:val="2"/>
              </w:tcPr>
            </w:tcPrChange>
          </w:tcPr>
          <w:p w14:paraId="6937F56E" w14:textId="77777777" w:rsidR="005A2A7E" w:rsidRDefault="008E3266">
            <w:pPr>
              <w:pStyle w:val="TableParagraph"/>
              <w:ind w:left="29" w:right="5"/>
              <w:rPr>
                <w:sz w:val="20"/>
              </w:rPr>
            </w:pPr>
            <w:r>
              <w:rPr>
                <w:spacing w:val="-4"/>
                <w:sz w:val="20"/>
              </w:rPr>
              <w:t>0.98</w:t>
            </w:r>
          </w:p>
        </w:tc>
        <w:tc>
          <w:tcPr>
            <w:tcW w:w="1276" w:type="dxa"/>
            <w:tcPrChange w:id="412" w:author="Dekan" w:date="2025-02-10T02:10:00Z">
              <w:tcPr>
                <w:tcW w:w="1360" w:type="dxa"/>
                <w:gridSpan w:val="2"/>
              </w:tcPr>
            </w:tcPrChange>
          </w:tcPr>
          <w:p w14:paraId="22CF5EE5" w14:textId="77777777" w:rsidR="005A2A7E" w:rsidRDefault="008E3266">
            <w:pPr>
              <w:pStyle w:val="TableParagraph"/>
              <w:ind w:left="29" w:right="10"/>
              <w:rPr>
                <w:sz w:val="20"/>
              </w:rPr>
            </w:pPr>
            <w:r>
              <w:rPr>
                <w:spacing w:val="-4"/>
                <w:sz w:val="20"/>
              </w:rPr>
              <w:t>0.98</w:t>
            </w:r>
          </w:p>
        </w:tc>
        <w:tc>
          <w:tcPr>
            <w:tcW w:w="1275" w:type="dxa"/>
            <w:tcPrChange w:id="413" w:author="Dekan" w:date="2025-02-10T02:10:00Z">
              <w:tcPr>
                <w:tcW w:w="1360" w:type="dxa"/>
                <w:gridSpan w:val="2"/>
              </w:tcPr>
            </w:tcPrChange>
          </w:tcPr>
          <w:p w14:paraId="08783A2E" w14:textId="77777777" w:rsidR="005A2A7E" w:rsidRDefault="008E3266">
            <w:pPr>
              <w:pStyle w:val="TableParagraph"/>
              <w:ind w:left="29"/>
              <w:rPr>
                <w:sz w:val="20"/>
              </w:rPr>
            </w:pPr>
            <w:r>
              <w:rPr>
                <w:spacing w:val="-4"/>
                <w:sz w:val="20"/>
              </w:rPr>
              <w:t>0.98</w:t>
            </w:r>
          </w:p>
        </w:tc>
        <w:tc>
          <w:tcPr>
            <w:tcW w:w="1223" w:type="dxa"/>
            <w:tcPrChange w:id="414" w:author="Dekan" w:date="2025-02-10T02:10:00Z">
              <w:tcPr>
                <w:tcW w:w="1380" w:type="dxa"/>
                <w:gridSpan w:val="2"/>
              </w:tcPr>
            </w:tcPrChange>
          </w:tcPr>
          <w:p w14:paraId="075CB907" w14:textId="77777777" w:rsidR="005A2A7E" w:rsidRDefault="008E3266">
            <w:pPr>
              <w:pStyle w:val="TableParagraph"/>
              <w:ind w:left="19"/>
              <w:rPr>
                <w:sz w:val="20"/>
              </w:rPr>
            </w:pPr>
            <w:r>
              <w:rPr>
                <w:spacing w:val="-4"/>
                <w:sz w:val="20"/>
              </w:rPr>
              <w:t>0.98</w:t>
            </w:r>
          </w:p>
        </w:tc>
      </w:tr>
    </w:tbl>
    <w:p w14:paraId="3B8182EA" w14:textId="77777777" w:rsidR="005A2A7E" w:rsidRDefault="005A2A7E">
      <w:pPr>
        <w:pStyle w:val="GvdeMetni"/>
        <w:spacing w:before="152"/>
        <w:ind w:left="0"/>
        <w:rPr>
          <w:sz w:val="20"/>
        </w:rPr>
      </w:pPr>
    </w:p>
    <w:p w14:paraId="728816AF" w14:textId="77777777" w:rsidR="005A2A7E" w:rsidRDefault="008E3266">
      <w:pPr>
        <w:ind w:left="1941"/>
        <w:rPr>
          <w:sz w:val="20"/>
        </w:rPr>
      </w:pPr>
      <w:r>
        <w:rPr>
          <w:sz w:val="20"/>
        </w:rPr>
        <w:t>Table</w:t>
      </w:r>
      <w:r>
        <w:rPr>
          <w:spacing w:val="-12"/>
          <w:sz w:val="20"/>
        </w:rPr>
        <w:t xml:space="preserve"> </w:t>
      </w:r>
      <w:r>
        <w:rPr>
          <w:sz w:val="20"/>
        </w:rPr>
        <w:t>10.</w:t>
      </w:r>
      <w:r>
        <w:rPr>
          <w:spacing w:val="-9"/>
          <w:sz w:val="20"/>
        </w:rPr>
        <w:t xml:space="preserve"> </w:t>
      </w:r>
      <w:r>
        <w:rPr>
          <w:sz w:val="20"/>
        </w:rPr>
        <w:t>Results</w:t>
      </w:r>
      <w:r>
        <w:rPr>
          <w:spacing w:val="-9"/>
          <w:sz w:val="20"/>
        </w:rPr>
        <w:t xml:space="preserve"> </w:t>
      </w:r>
      <w:r>
        <w:rPr>
          <w:sz w:val="20"/>
        </w:rPr>
        <w:t>for</w:t>
      </w:r>
      <w:r>
        <w:rPr>
          <w:spacing w:val="-9"/>
          <w:sz w:val="20"/>
        </w:rPr>
        <w:t xml:space="preserve"> </w:t>
      </w:r>
      <w:r>
        <w:rPr>
          <w:sz w:val="20"/>
        </w:rPr>
        <w:t>Experiments</w:t>
      </w:r>
      <w:r>
        <w:rPr>
          <w:spacing w:val="-10"/>
          <w:sz w:val="20"/>
        </w:rPr>
        <w:t xml:space="preserve"> </w:t>
      </w:r>
      <w:r>
        <w:rPr>
          <w:sz w:val="20"/>
        </w:rPr>
        <w:t>Conducted</w:t>
      </w:r>
      <w:r>
        <w:rPr>
          <w:spacing w:val="-9"/>
          <w:sz w:val="20"/>
        </w:rPr>
        <w:t xml:space="preserve"> </w:t>
      </w:r>
      <w:r>
        <w:rPr>
          <w:sz w:val="20"/>
        </w:rPr>
        <w:t>on</w:t>
      </w:r>
      <w:r>
        <w:rPr>
          <w:spacing w:val="-9"/>
          <w:sz w:val="20"/>
        </w:rPr>
        <w:t xml:space="preserve"> </w:t>
      </w:r>
      <w:r>
        <w:rPr>
          <w:sz w:val="20"/>
        </w:rPr>
        <w:t>UNSW-NB15</w:t>
      </w:r>
      <w:r>
        <w:rPr>
          <w:spacing w:val="-9"/>
          <w:sz w:val="20"/>
        </w:rPr>
        <w:t xml:space="preserve"> </w:t>
      </w:r>
      <w:r>
        <w:rPr>
          <w:spacing w:val="-2"/>
          <w:sz w:val="20"/>
        </w:rPr>
        <w:t>Dataset</w:t>
      </w:r>
    </w:p>
    <w:p w14:paraId="69DB22F2" w14:textId="77777777" w:rsidR="005A2A7E" w:rsidRDefault="005A2A7E">
      <w:pPr>
        <w:pStyle w:val="GvdeMetni"/>
        <w:spacing w:before="10"/>
        <w:ind w:left="0"/>
        <w:rPr>
          <w:sz w:val="7"/>
        </w:rPr>
      </w:pPr>
    </w:p>
    <w:tbl>
      <w:tblPr>
        <w:tblStyle w:val="TableNormal"/>
        <w:tblW w:w="0" w:type="auto"/>
        <w:tblInd w:w="1044" w:type="dxa"/>
        <w:tblBorders>
          <w:top w:val="single" w:sz="8" w:space="0" w:color="BEBEBE"/>
          <w:left w:val="single" w:sz="8" w:space="0" w:color="BEBEBE"/>
          <w:bottom w:val="single" w:sz="8" w:space="0" w:color="BEBEBE"/>
          <w:right w:val="single" w:sz="8" w:space="0" w:color="BEBEBE"/>
          <w:insideH w:val="single" w:sz="8" w:space="0" w:color="BEBEBE"/>
          <w:insideV w:val="single" w:sz="8" w:space="0" w:color="BEBEBE"/>
        </w:tblBorders>
        <w:tblLayout w:type="fixed"/>
        <w:tblLook w:val="01E0" w:firstRow="1" w:lastRow="1" w:firstColumn="1" w:lastColumn="1" w:noHBand="0" w:noVBand="0"/>
      </w:tblPr>
      <w:tblGrid>
        <w:gridCol w:w="1220"/>
        <w:gridCol w:w="1640"/>
        <w:gridCol w:w="1080"/>
        <w:gridCol w:w="1120"/>
        <w:gridCol w:w="1080"/>
        <w:gridCol w:w="1120"/>
      </w:tblGrid>
      <w:tr w:rsidR="005A2A7E" w14:paraId="69B12142" w14:textId="77777777">
        <w:trPr>
          <w:trHeight w:val="219"/>
        </w:trPr>
        <w:tc>
          <w:tcPr>
            <w:tcW w:w="1220" w:type="dxa"/>
          </w:tcPr>
          <w:p w14:paraId="16D882FF" w14:textId="77777777" w:rsidR="005A2A7E" w:rsidRDefault="008E3266">
            <w:pPr>
              <w:pStyle w:val="TableParagraph"/>
              <w:spacing w:before="5" w:line="195" w:lineRule="exact"/>
              <w:ind w:left="96"/>
              <w:jc w:val="left"/>
              <w:rPr>
                <w:b/>
                <w:sz w:val="20"/>
              </w:rPr>
            </w:pPr>
            <w:r>
              <w:rPr>
                <w:b/>
                <w:spacing w:val="-2"/>
                <w:sz w:val="20"/>
              </w:rPr>
              <w:t>Studies</w:t>
            </w:r>
          </w:p>
        </w:tc>
        <w:tc>
          <w:tcPr>
            <w:tcW w:w="1640" w:type="dxa"/>
          </w:tcPr>
          <w:p w14:paraId="0B262564" w14:textId="77777777" w:rsidR="005A2A7E" w:rsidRDefault="008E3266">
            <w:pPr>
              <w:pStyle w:val="TableParagraph"/>
              <w:spacing w:before="5" w:line="195" w:lineRule="exact"/>
              <w:ind w:left="106"/>
              <w:jc w:val="left"/>
              <w:rPr>
                <w:b/>
                <w:sz w:val="20"/>
              </w:rPr>
            </w:pPr>
            <w:r>
              <w:rPr>
                <w:b/>
                <w:spacing w:val="-2"/>
                <w:sz w:val="20"/>
              </w:rPr>
              <w:t>Methods</w:t>
            </w:r>
          </w:p>
        </w:tc>
        <w:tc>
          <w:tcPr>
            <w:tcW w:w="1080" w:type="dxa"/>
          </w:tcPr>
          <w:p w14:paraId="51751C02" w14:textId="77777777" w:rsidR="005A2A7E" w:rsidRDefault="008E3266">
            <w:pPr>
              <w:pStyle w:val="TableParagraph"/>
              <w:spacing w:before="5" w:line="195" w:lineRule="exact"/>
              <w:ind w:left="69" w:right="55"/>
              <w:rPr>
                <w:b/>
                <w:sz w:val="20"/>
              </w:rPr>
            </w:pPr>
            <w:r>
              <w:rPr>
                <w:b/>
                <w:spacing w:val="-2"/>
                <w:sz w:val="20"/>
              </w:rPr>
              <w:t>Accuracy</w:t>
            </w:r>
          </w:p>
        </w:tc>
        <w:tc>
          <w:tcPr>
            <w:tcW w:w="1120" w:type="dxa"/>
          </w:tcPr>
          <w:p w14:paraId="14C058CA" w14:textId="77777777" w:rsidR="005A2A7E" w:rsidRDefault="008E3266">
            <w:pPr>
              <w:pStyle w:val="TableParagraph"/>
              <w:spacing w:before="5" w:line="195" w:lineRule="exact"/>
              <w:ind w:left="29" w:right="10"/>
              <w:rPr>
                <w:b/>
                <w:sz w:val="20"/>
              </w:rPr>
            </w:pPr>
            <w:r>
              <w:rPr>
                <w:b/>
                <w:spacing w:val="-2"/>
                <w:sz w:val="20"/>
              </w:rPr>
              <w:t>Precision</w:t>
            </w:r>
          </w:p>
        </w:tc>
        <w:tc>
          <w:tcPr>
            <w:tcW w:w="1080" w:type="dxa"/>
          </w:tcPr>
          <w:p w14:paraId="321AEB9D" w14:textId="77777777" w:rsidR="005A2A7E" w:rsidRDefault="008E3266">
            <w:pPr>
              <w:pStyle w:val="TableParagraph"/>
              <w:spacing w:before="5" w:line="195" w:lineRule="exact"/>
              <w:ind w:left="69" w:right="45"/>
              <w:rPr>
                <w:b/>
                <w:sz w:val="20"/>
              </w:rPr>
            </w:pPr>
            <w:r>
              <w:rPr>
                <w:b/>
                <w:spacing w:val="-2"/>
                <w:sz w:val="20"/>
              </w:rPr>
              <w:t>Recall</w:t>
            </w:r>
          </w:p>
        </w:tc>
        <w:tc>
          <w:tcPr>
            <w:tcW w:w="1120" w:type="dxa"/>
          </w:tcPr>
          <w:p w14:paraId="4DCDC2A5" w14:textId="77777777" w:rsidR="005A2A7E" w:rsidRDefault="008E3266">
            <w:pPr>
              <w:pStyle w:val="TableParagraph"/>
              <w:spacing w:before="5" w:line="195" w:lineRule="exact"/>
              <w:ind w:left="29" w:right="15"/>
              <w:rPr>
                <w:b/>
                <w:sz w:val="20"/>
              </w:rPr>
            </w:pPr>
            <w:r>
              <w:rPr>
                <w:b/>
                <w:spacing w:val="-2"/>
                <w:sz w:val="20"/>
              </w:rPr>
              <w:t>F1-score</w:t>
            </w:r>
          </w:p>
        </w:tc>
      </w:tr>
      <w:tr w:rsidR="005A2A7E" w14:paraId="50A2A6D1" w14:textId="77777777">
        <w:trPr>
          <w:trHeight w:val="240"/>
        </w:trPr>
        <w:tc>
          <w:tcPr>
            <w:tcW w:w="1220" w:type="dxa"/>
          </w:tcPr>
          <w:p w14:paraId="4B55E1B4" w14:textId="77777777" w:rsidR="005A2A7E" w:rsidRDefault="008E3266">
            <w:pPr>
              <w:pStyle w:val="TableParagraph"/>
              <w:spacing w:before="10" w:line="210" w:lineRule="exact"/>
              <w:ind w:left="146"/>
              <w:jc w:val="left"/>
              <w:rPr>
                <w:sz w:val="20"/>
              </w:rPr>
            </w:pPr>
            <w:r>
              <w:rPr>
                <w:spacing w:val="-4"/>
                <w:sz w:val="20"/>
              </w:rPr>
              <w:t>[13]</w:t>
            </w:r>
          </w:p>
        </w:tc>
        <w:tc>
          <w:tcPr>
            <w:tcW w:w="1640" w:type="dxa"/>
          </w:tcPr>
          <w:p w14:paraId="38C0927A" w14:textId="77777777" w:rsidR="005A2A7E" w:rsidRDefault="008E3266">
            <w:pPr>
              <w:pStyle w:val="TableParagraph"/>
              <w:spacing w:before="10" w:line="210" w:lineRule="exact"/>
              <w:ind w:left="106"/>
              <w:jc w:val="left"/>
              <w:rPr>
                <w:sz w:val="20"/>
              </w:rPr>
            </w:pPr>
            <w:r>
              <w:rPr>
                <w:sz w:val="20"/>
              </w:rPr>
              <w:t>Random</w:t>
            </w:r>
            <w:r>
              <w:rPr>
                <w:spacing w:val="-6"/>
                <w:sz w:val="20"/>
              </w:rPr>
              <w:t xml:space="preserve"> </w:t>
            </w:r>
            <w:r>
              <w:rPr>
                <w:spacing w:val="-2"/>
                <w:sz w:val="20"/>
              </w:rPr>
              <w:t>Forest</w:t>
            </w:r>
          </w:p>
        </w:tc>
        <w:tc>
          <w:tcPr>
            <w:tcW w:w="1080" w:type="dxa"/>
          </w:tcPr>
          <w:p w14:paraId="4EC0353A" w14:textId="77777777" w:rsidR="005A2A7E" w:rsidRDefault="008E3266">
            <w:pPr>
              <w:pStyle w:val="TableParagraph"/>
              <w:spacing w:before="10" w:line="210" w:lineRule="exact"/>
              <w:ind w:left="69" w:right="55"/>
              <w:rPr>
                <w:sz w:val="20"/>
              </w:rPr>
            </w:pPr>
            <w:r>
              <w:rPr>
                <w:spacing w:val="-4"/>
                <w:sz w:val="20"/>
              </w:rPr>
              <w:t>0.97</w:t>
            </w:r>
          </w:p>
        </w:tc>
        <w:tc>
          <w:tcPr>
            <w:tcW w:w="1120" w:type="dxa"/>
          </w:tcPr>
          <w:p w14:paraId="3EC6C2EB" w14:textId="77777777" w:rsidR="005A2A7E" w:rsidRDefault="008E3266">
            <w:pPr>
              <w:pStyle w:val="TableParagraph"/>
              <w:spacing w:before="10" w:line="210" w:lineRule="exact"/>
              <w:ind w:left="29" w:right="10"/>
              <w:rPr>
                <w:sz w:val="20"/>
              </w:rPr>
            </w:pPr>
            <w:r>
              <w:rPr>
                <w:spacing w:val="-4"/>
                <w:sz w:val="20"/>
              </w:rPr>
              <w:t>0.98</w:t>
            </w:r>
          </w:p>
        </w:tc>
        <w:tc>
          <w:tcPr>
            <w:tcW w:w="1080" w:type="dxa"/>
          </w:tcPr>
          <w:p w14:paraId="6A308AD5" w14:textId="77777777" w:rsidR="005A2A7E" w:rsidRDefault="008E3266">
            <w:pPr>
              <w:pStyle w:val="TableParagraph"/>
              <w:spacing w:before="10" w:line="210" w:lineRule="exact"/>
              <w:ind w:left="69" w:right="45"/>
              <w:rPr>
                <w:sz w:val="20"/>
              </w:rPr>
            </w:pPr>
            <w:r>
              <w:rPr>
                <w:spacing w:val="-4"/>
                <w:sz w:val="20"/>
              </w:rPr>
              <w:t>0.98</w:t>
            </w:r>
          </w:p>
        </w:tc>
        <w:tc>
          <w:tcPr>
            <w:tcW w:w="1120" w:type="dxa"/>
          </w:tcPr>
          <w:p w14:paraId="634B08EF" w14:textId="77777777" w:rsidR="005A2A7E" w:rsidRDefault="008E3266">
            <w:pPr>
              <w:pStyle w:val="TableParagraph"/>
              <w:spacing w:before="10" w:line="210" w:lineRule="exact"/>
              <w:ind w:left="29" w:right="15"/>
              <w:rPr>
                <w:sz w:val="20"/>
              </w:rPr>
            </w:pPr>
            <w:r>
              <w:rPr>
                <w:spacing w:val="-4"/>
                <w:sz w:val="20"/>
              </w:rPr>
              <w:t>0.98</w:t>
            </w:r>
          </w:p>
        </w:tc>
      </w:tr>
      <w:tr w:rsidR="005A2A7E" w14:paraId="11043F8A" w14:textId="77777777">
        <w:trPr>
          <w:trHeight w:val="220"/>
        </w:trPr>
        <w:tc>
          <w:tcPr>
            <w:tcW w:w="1220" w:type="dxa"/>
          </w:tcPr>
          <w:p w14:paraId="0AE692A5" w14:textId="77777777" w:rsidR="005A2A7E" w:rsidRDefault="008E3266">
            <w:pPr>
              <w:pStyle w:val="TableParagraph"/>
              <w:ind w:left="146"/>
              <w:jc w:val="left"/>
              <w:rPr>
                <w:sz w:val="20"/>
              </w:rPr>
            </w:pPr>
            <w:r>
              <w:rPr>
                <w:spacing w:val="-4"/>
                <w:sz w:val="20"/>
              </w:rPr>
              <w:t>[39]</w:t>
            </w:r>
          </w:p>
        </w:tc>
        <w:tc>
          <w:tcPr>
            <w:tcW w:w="1640" w:type="dxa"/>
          </w:tcPr>
          <w:p w14:paraId="4A947AF0" w14:textId="77777777" w:rsidR="005A2A7E" w:rsidRDefault="008E3266">
            <w:pPr>
              <w:pStyle w:val="TableParagraph"/>
              <w:ind w:left="106"/>
              <w:jc w:val="left"/>
              <w:rPr>
                <w:sz w:val="20"/>
              </w:rPr>
            </w:pPr>
            <w:r>
              <w:rPr>
                <w:sz w:val="20"/>
              </w:rPr>
              <w:t>Random</w:t>
            </w:r>
            <w:r>
              <w:rPr>
                <w:spacing w:val="-6"/>
                <w:sz w:val="20"/>
              </w:rPr>
              <w:t xml:space="preserve"> </w:t>
            </w:r>
            <w:r>
              <w:rPr>
                <w:spacing w:val="-2"/>
                <w:sz w:val="20"/>
              </w:rPr>
              <w:t>Forest</w:t>
            </w:r>
          </w:p>
        </w:tc>
        <w:tc>
          <w:tcPr>
            <w:tcW w:w="1080" w:type="dxa"/>
          </w:tcPr>
          <w:p w14:paraId="3D3D2F77" w14:textId="77777777" w:rsidR="005A2A7E" w:rsidRDefault="008E3266">
            <w:pPr>
              <w:pStyle w:val="TableParagraph"/>
              <w:ind w:left="69" w:right="55"/>
              <w:rPr>
                <w:sz w:val="20"/>
              </w:rPr>
            </w:pPr>
            <w:r>
              <w:rPr>
                <w:spacing w:val="-4"/>
                <w:sz w:val="20"/>
              </w:rPr>
              <w:t>1.00</w:t>
            </w:r>
          </w:p>
        </w:tc>
        <w:tc>
          <w:tcPr>
            <w:tcW w:w="1120" w:type="dxa"/>
          </w:tcPr>
          <w:p w14:paraId="6F52BFBF" w14:textId="77777777" w:rsidR="005A2A7E" w:rsidRDefault="008E3266">
            <w:pPr>
              <w:pStyle w:val="TableParagraph"/>
              <w:ind w:left="29" w:right="10"/>
              <w:rPr>
                <w:sz w:val="20"/>
              </w:rPr>
            </w:pPr>
            <w:r>
              <w:rPr>
                <w:spacing w:val="-4"/>
                <w:sz w:val="20"/>
              </w:rPr>
              <w:t>1.00</w:t>
            </w:r>
          </w:p>
        </w:tc>
        <w:tc>
          <w:tcPr>
            <w:tcW w:w="1080" w:type="dxa"/>
          </w:tcPr>
          <w:p w14:paraId="5492E238" w14:textId="77777777" w:rsidR="005A2A7E" w:rsidRDefault="008E3266">
            <w:pPr>
              <w:pStyle w:val="TableParagraph"/>
              <w:ind w:left="69" w:right="45"/>
              <w:rPr>
                <w:sz w:val="20"/>
              </w:rPr>
            </w:pPr>
            <w:r>
              <w:rPr>
                <w:spacing w:val="-4"/>
                <w:sz w:val="20"/>
              </w:rPr>
              <w:t>1.00</w:t>
            </w:r>
          </w:p>
        </w:tc>
        <w:tc>
          <w:tcPr>
            <w:tcW w:w="1120" w:type="dxa"/>
          </w:tcPr>
          <w:p w14:paraId="21FD6479" w14:textId="77777777" w:rsidR="005A2A7E" w:rsidRDefault="008E3266">
            <w:pPr>
              <w:pStyle w:val="TableParagraph"/>
              <w:ind w:left="29" w:right="15"/>
              <w:rPr>
                <w:sz w:val="20"/>
              </w:rPr>
            </w:pPr>
            <w:r>
              <w:rPr>
                <w:spacing w:val="-4"/>
                <w:sz w:val="20"/>
              </w:rPr>
              <w:t>1.00</w:t>
            </w:r>
          </w:p>
        </w:tc>
      </w:tr>
      <w:tr w:rsidR="005A2A7E" w14:paraId="08ED691C" w14:textId="77777777">
        <w:trPr>
          <w:trHeight w:val="219"/>
        </w:trPr>
        <w:tc>
          <w:tcPr>
            <w:tcW w:w="1220" w:type="dxa"/>
          </w:tcPr>
          <w:p w14:paraId="6B0652D8" w14:textId="77777777" w:rsidR="005A2A7E" w:rsidRDefault="008E3266">
            <w:pPr>
              <w:pStyle w:val="TableParagraph"/>
              <w:ind w:left="146"/>
              <w:jc w:val="left"/>
              <w:rPr>
                <w:sz w:val="20"/>
              </w:rPr>
            </w:pPr>
            <w:r>
              <w:rPr>
                <w:spacing w:val="-4"/>
                <w:sz w:val="20"/>
              </w:rPr>
              <w:t>[40]</w:t>
            </w:r>
          </w:p>
        </w:tc>
        <w:tc>
          <w:tcPr>
            <w:tcW w:w="1640" w:type="dxa"/>
          </w:tcPr>
          <w:p w14:paraId="6CA50DC5" w14:textId="77777777" w:rsidR="005A2A7E" w:rsidRDefault="008E3266">
            <w:pPr>
              <w:pStyle w:val="TableParagraph"/>
              <w:ind w:left="106"/>
              <w:jc w:val="left"/>
              <w:rPr>
                <w:sz w:val="20"/>
              </w:rPr>
            </w:pPr>
            <w:r>
              <w:rPr>
                <w:sz w:val="20"/>
              </w:rPr>
              <w:t>Random</w:t>
            </w:r>
            <w:r>
              <w:rPr>
                <w:spacing w:val="-6"/>
                <w:sz w:val="20"/>
              </w:rPr>
              <w:t xml:space="preserve"> </w:t>
            </w:r>
            <w:r>
              <w:rPr>
                <w:spacing w:val="-2"/>
                <w:sz w:val="20"/>
              </w:rPr>
              <w:t>Forest</w:t>
            </w:r>
          </w:p>
        </w:tc>
        <w:tc>
          <w:tcPr>
            <w:tcW w:w="1080" w:type="dxa"/>
          </w:tcPr>
          <w:p w14:paraId="130E2E96" w14:textId="77777777" w:rsidR="005A2A7E" w:rsidRDefault="008E3266">
            <w:pPr>
              <w:pStyle w:val="TableParagraph"/>
              <w:ind w:left="69" w:right="55"/>
              <w:rPr>
                <w:sz w:val="20"/>
              </w:rPr>
            </w:pPr>
            <w:r>
              <w:rPr>
                <w:spacing w:val="-4"/>
                <w:sz w:val="20"/>
              </w:rPr>
              <w:t>0.97</w:t>
            </w:r>
          </w:p>
        </w:tc>
        <w:tc>
          <w:tcPr>
            <w:tcW w:w="1120" w:type="dxa"/>
          </w:tcPr>
          <w:p w14:paraId="221DF940" w14:textId="77777777" w:rsidR="005A2A7E" w:rsidRDefault="008E3266">
            <w:pPr>
              <w:pStyle w:val="TableParagraph"/>
              <w:ind w:left="29" w:right="10"/>
              <w:rPr>
                <w:sz w:val="20"/>
              </w:rPr>
            </w:pPr>
            <w:del w:id="415" w:author="Dekan" w:date="2025-02-10T02:09:00Z">
              <w:r w:rsidDel="00AA3356">
                <w:rPr>
                  <w:sz w:val="20"/>
                </w:rPr>
                <w:delText>N/A</w:delText>
              </w:r>
              <w:r w:rsidDel="00AA3356">
                <w:rPr>
                  <w:spacing w:val="-5"/>
                  <w:sz w:val="20"/>
                </w:rPr>
                <w:delText xml:space="preserve"> </w:delText>
              </w:r>
              <w:r w:rsidDel="00AA3356">
                <w:rPr>
                  <w:spacing w:val="-10"/>
                  <w:sz w:val="20"/>
                </w:rPr>
                <w:delText>-</w:delText>
              </w:r>
            </w:del>
            <w:ins w:id="416" w:author="Dekan" w:date="2025-02-10T02:09:00Z">
              <w:r w:rsidR="00AA3356">
                <w:rPr>
                  <w:sz w:val="20"/>
                </w:rPr>
                <w:t>N/A</w:t>
              </w:r>
            </w:ins>
          </w:p>
        </w:tc>
        <w:tc>
          <w:tcPr>
            <w:tcW w:w="1080" w:type="dxa"/>
          </w:tcPr>
          <w:p w14:paraId="72EFCE09" w14:textId="77777777" w:rsidR="005A2A7E" w:rsidRDefault="008E3266">
            <w:pPr>
              <w:pStyle w:val="TableParagraph"/>
              <w:ind w:left="69" w:right="45"/>
              <w:rPr>
                <w:sz w:val="20"/>
              </w:rPr>
            </w:pPr>
            <w:del w:id="417" w:author="Dekan" w:date="2025-02-10T02:09:00Z">
              <w:r w:rsidDel="00AA3356">
                <w:rPr>
                  <w:sz w:val="20"/>
                </w:rPr>
                <w:delText>N/A</w:delText>
              </w:r>
              <w:r w:rsidDel="00AA3356">
                <w:rPr>
                  <w:spacing w:val="-5"/>
                  <w:sz w:val="20"/>
                </w:rPr>
                <w:delText xml:space="preserve"> </w:delText>
              </w:r>
              <w:r w:rsidDel="00AA3356">
                <w:rPr>
                  <w:spacing w:val="-10"/>
                  <w:sz w:val="20"/>
                </w:rPr>
                <w:delText>-</w:delText>
              </w:r>
            </w:del>
            <w:ins w:id="418" w:author="Dekan" w:date="2025-02-10T02:09:00Z">
              <w:r w:rsidR="00AA3356">
                <w:rPr>
                  <w:sz w:val="20"/>
                </w:rPr>
                <w:t>N/A</w:t>
              </w:r>
            </w:ins>
          </w:p>
        </w:tc>
        <w:tc>
          <w:tcPr>
            <w:tcW w:w="1120" w:type="dxa"/>
          </w:tcPr>
          <w:p w14:paraId="74C01B8A" w14:textId="77777777" w:rsidR="005A2A7E" w:rsidRDefault="008E3266">
            <w:pPr>
              <w:pStyle w:val="TableParagraph"/>
              <w:ind w:left="29" w:right="15"/>
              <w:rPr>
                <w:sz w:val="20"/>
              </w:rPr>
            </w:pPr>
            <w:del w:id="419" w:author="Dekan" w:date="2025-02-10T02:09:00Z">
              <w:r w:rsidDel="00AA3356">
                <w:rPr>
                  <w:sz w:val="20"/>
                </w:rPr>
                <w:delText>N/A</w:delText>
              </w:r>
              <w:r w:rsidDel="00AA3356">
                <w:rPr>
                  <w:spacing w:val="-5"/>
                  <w:sz w:val="20"/>
                </w:rPr>
                <w:delText xml:space="preserve"> </w:delText>
              </w:r>
              <w:r w:rsidDel="00AA3356">
                <w:rPr>
                  <w:spacing w:val="-10"/>
                  <w:sz w:val="20"/>
                </w:rPr>
                <w:delText>-</w:delText>
              </w:r>
            </w:del>
            <w:ins w:id="420" w:author="Dekan" w:date="2025-02-10T02:09:00Z">
              <w:r w:rsidR="00AA3356">
                <w:rPr>
                  <w:sz w:val="20"/>
                </w:rPr>
                <w:t>N/A</w:t>
              </w:r>
            </w:ins>
          </w:p>
        </w:tc>
      </w:tr>
      <w:tr w:rsidR="005A2A7E" w14:paraId="20A55E61" w14:textId="77777777">
        <w:trPr>
          <w:trHeight w:val="220"/>
        </w:trPr>
        <w:tc>
          <w:tcPr>
            <w:tcW w:w="1220" w:type="dxa"/>
          </w:tcPr>
          <w:p w14:paraId="16E600E9" w14:textId="77777777" w:rsidR="005A2A7E" w:rsidRDefault="008E3266">
            <w:pPr>
              <w:pStyle w:val="TableParagraph"/>
              <w:spacing w:before="5" w:line="195" w:lineRule="exact"/>
              <w:ind w:left="146"/>
              <w:jc w:val="left"/>
              <w:rPr>
                <w:sz w:val="20"/>
              </w:rPr>
            </w:pPr>
            <w:r>
              <w:rPr>
                <w:spacing w:val="-4"/>
                <w:sz w:val="20"/>
              </w:rPr>
              <w:t>[41]</w:t>
            </w:r>
          </w:p>
        </w:tc>
        <w:tc>
          <w:tcPr>
            <w:tcW w:w="1640" w:type="dxa"/>
          </w:tcPr>
          <w:p w14:paraId="10BDA4CB" w14:textId="77777777" w:rsidR="005A2A7E" w:rsidRDefault="008E3266">
            <w:pPr>
              <w:pStyle w:val="TableParagraph"/>
              <w:spacing w:before="5" w:line="195" w:lineRule="exact"/>
              <w:ind w:left="106"/>
              <w:jc w:val="left"/>
              <w:rPr>
                <w:sz w:val="20"/>
              </w:rPr>
            </w:pPr>
            <w:r>
              <w:rPr>
                <w:sz w:val="20"/>
              </w:rPr>
              <w:t>Random</w:t>
            </w:r>
            <w:r>
              <w:rPr>
                <w:spacing w:val="-6"/>
                <w:sz w:val="20"/>
              </w:rPr>
              <w:t xml:space="preserve"> </w:t>
            </w:r>
            <w:r>
              <w:rPr>
                <w:spacing w:val="-2"/>
                <w:sz w:val="20"/>
              </w:rPr>
              <w:t>Forest</w:t>
            </w:r>
          </w:p>
        </w:tc>
        <w:tc>
          <w:tcPr>
            <w:tcW w:w="1080" w:type="dxa"/>
          </w:tcPr>
          <w:p w14:paraId="5667B16C" w14:textId="77777777" w:rsidR="005A2A7E" w:rsidRDefault="008E3266">
            <w:pPr>
              <w:pStyle w:val="TableParagraph"/>
              <w:spacing w:before="5" w:line="195" w:lineRule="exact"/>
              <w:ind w:left="69" w:right="55"/>
              <w:rPr>
                <w:sz w:val="20"/>
              </w:rPr>
            </w:pPr>
            <w:r>
              <w:rPr>
                <w:spacing w:val="-4"/>
                <w:sz w:val="20"/>
              </w:rPr>
              <w:t>0.97</w:t>
            </w:r>
          </w:p>
        </w:tc>
        <w:tc>
          <w:tcPr>
            <w:tcW w:w="1120" w:type="dxa"/>
          </w:tcPr>
          <w:p w14:paraId="630E667B" w14:textId="77777777" w:rsidR="005A2A7E" w:rsidRDefault="008E3266">
            <w:pPr>
              <w:pStyle w:val="TableParagraph"/>
              <w:spacing w:before="5" w:line="195" w:lineRule="exact"/>
              <w:ind w:left="29" w:right="10"/>
              <w:rPr>
                <w:sz w:val="20"/>
              </w:rPr>
            </w:pPr>
            <w:r>
              <w:rPr>
                <w:spacing w:val="-4"/>
                <w:sz w:val="20"/>
              </w:rPr>
              <w:t>0.81</w:t>
            </w:r>
          </w:p>
        </w:tc>
        <w:tc>
          <w:tcPr>
            <w:tcW w:w="1080" w:type="dxa"/>
          </w:tcPr>
          <w:p w14:paraId="3A7E6C41" w14:textId="77777777" w:rsidR="005A2A7E" w:rsidRDefault="008E3266">
            <w:pPr>
              <w:pStyle w:val="TableParagraph"/>
              <w:spacing w:before="5" w:line="195" w:lineRule="exact"/>
              <w:ind w:left="69" w:right="45"/>
              <w:rPr>
                <w:sz w:val="20"/>
              </w:rPr>
            </w:pPr>
            <w:r>
              <w:rPr>
                <w:spacing w:val="-4"/>
                <w:sz w:val="20"/>
              </w:rPr>
              <w:t>0.99</w:t>
            </w:r>
          </w:p>
        </w:tc>
        <w:tc>
          <w:tcPr>
            <w:tcW w:w="1120" w:type="dxa"/>
          </w:tcPr>
          <w:p w14:paraId="1F0BBED9" w14:textId="77777777" w:rsidR="005A2A7E" w:rsidRDefault="008E3266">
            <w:pPr>
              <w:pStyle w:val="TableParagraph"/>
              <w:spacing w:before="5" w:line="195" w:lineRule="exact"/>
              <w:ind w:left="29" w:right="15"/>
              <w:rPr>
                <w:sz w:val="20"/>
              </w:rPr>
            </w:pPr>
            <w:r>
              <w:rPr>
                <w:spacing w:val="-4"/>
                <w:sz w:val="20"/>
              </w:rPr>
              <w:t>0.89</w:t>
            </w:r>
          </w:p>
        </w:tc>
      </w:tr>
      <w:tr w:rsidR="005A2A7E" w14:paraId="46F1F439" w14:textId="77777777">
        <w:trPr>
          <w:trHeight w:val="240"/>
        </w:trPr>
        <w:tc>
          <w:tcPr>
            <w:tcW w:w="1220" w:type="dxa"/>
          </w:tcPr>
          <w:p w14:paraId="03227706" w14:textId="77777777" w:rsidR="005A2A7E" w:rsidRDefault="008E3266">
            <w:pPr>
              <w:pStyle w:val="TableParagraph"/>
              <w:spacing w:before="10" w:line="210" w:lineRule="exact"/>
              <w:ind w:left="146"/>
              <w:jc w:val="left"/>
              <w:rPr>
                <w:sz w:val="20"/>
              </w:rPr>
            </w:pPr>
            <w:r>
              <w:rPr>
                <w:spacing w:val="-4"/>
                <w:sz w:val="20"/>
              </w:rPr>
              <w:t>[42]</w:t>
            </w:r>
          </w:p>
        </w:tc>
        <w:tc>
          <w:tcPr>
            <w:tcW w:w="1640" w:type="dxa"/>
          </w:tcPr>
          <w:p w14:paraId="5C3CD51B" w14:textId="77777777" w:rsidR="005A2A7E" w:rsidRDefault="008E3266">
            <w:pPr>
              <w:pStyle w:val="TableParagraph"/>
              <w:spacing w:before="10" w:line="210" w:lineRule="exact"/>
              <w:ind w:left="106"/>
              <w:jc w:val="left"/>
              <w:rPr>
                <w:sz w:val="20"/>
              </w:rPr>
            </w:pPr>
            <w:r>
              <w:rPr>
                <w:spacing w:val="-5"/>
                <w:sz w:val="20"/>
              </w:rPr>
              <w:t>SVM</w:t>
            </w:r>
          </w:p>
        </w:tc>
        <w:tc>
          <w:tcPr>
            <w:tcW w:w="1080" w:type="dxa"/>
          </w:tcPr>
          <w:p w14:paraId="24C841EE" w14:textId="77777777" w:rsidR="005A2A7E" w:rsidRDefault="008E3266">
            <w:pPr>
              <w:pStyle w:val="TableParagraph"/>
              <w:spacing w:before="10" w:line="210" w:lineRule="exact"/>
              <w:ind w:left="69" w:right="55"/>
              <w:rPr>
                <w:sz w:val="20"/>
              </w:rPr>
            </w:pPr>
            <w:r>
              <w:rPr>
                <w:spacing w:val="-4"/>
                <w:sz w:val="20"/>
              </w:rPr>
              <w:t>0.98</w:t>
            </w:r>
          </w:p>
        </w:tc>
        <w:tc>
          <w:tcPr>
            <w:tcW w:w="1120" w:type="dxa"/>
          </w:tcPr>
          <w:p w14:paraId="31961F21" w14:textId="77777777" w:rsidR="005A2A7E" w:rsidRDefault="008E3266">
            <w:pPr>
              <w:pStyle w:val="TableParagraph"/>
              <w:spacing w:before="10" w:line="210" w:lineRule="exact"/>
              <w:ind w:left="29" w:right="10"/>
              <w:rPr>
                <w:sz w:val="20"/>
              </w:rPr>
            </w:pPr>
            <w:r>
              <w:rPr>
                <w:spacing w:val="-4"/>
                <w:sz w:val="20"/>
              </w:rPr>
              <w:t>0.97</w:t>
            </w:r>
          </w:p>
        </w:tc>
        <w:tc>
          <w:tcPr>
            <w:tcW w:w="1080" w:type="dxa"/>
          </w:tcPr>
          <w:p w14:paraId="6734FC65" w14:textId="77777777" w:rsidR="005A2A7E" w:rsidRDefault="008E3266">
            <w:pPr>
              <w:pStyle w:val="TableParagraph"/>
              <w:spacing w:before="10" w:line="210" w:lineRule="exact"/>
              <w:ind w:left="69" w:right="45"/>
              <w:rPr>
                <w:sz w:val="20"/>
              </w:rPr>
            </w:pPr>
            <w:r>
              <w:rPr>
                <w:spacing w:val="-4"/>
                <w:sz w:val="20"/>
              </w:rPr>
              <w:t>0.98</w:t>
            </w:r>
          </w:p>
        </w:tc>
        <w:tc>
          <w:tcPr>
            <w:tcW w:w="1120" w:type="dxa"/>
          </w:tcPr>
          <w:p w14:paraId="76C38C80" w14:textId="77777777" w:rsidR="005A2A7E" w:rsidRDefault="008E3266">
            <w:pPr>
              <w:pStyle w:val="TableParagraph"/>
              <w:spacing w:before="10" w:line="210" w:lineRule="exact"/>
              <w:ind w:left="29" w:right="15"/>
              <w:rPr>
                <w:sz w:val="20"/>
              </w:rPr>
            </w:pPr>
            <w:r>
              <w:rPr>
                <w:spacing w:val="-4"/>
                <w:sz w:val="20"/>
              </w:rPr>
              <w:t>0.98</w:t>
            </w:r>
          </w:p>
        </w:tc>
      </w:tr>
      <w:tr w:rsidR="005A2A7E" w14:paraId="2F08A38C" w14:textId="77777777">
        <w:trPr>
          <w:trHeight w:val="220"/>
        </w:trPr>
        <w:tc>
          <w:tcPr>
            <w:tcW w:w="1220" w:type="dxa"/>
          </w:tcPr>
          <w:p w14:paraId="4B3313EF" w14:textId="77777777" w:rsidR="005A2A7E" w:rsidRDefault="008E3266">
            <w:pPr>
              <w:pStyle w:val="TableParagraph"/>
              <w:ind w:left="146"/>
              <w:jc w:val="left"/>
              <w:rPr>
                <w:sz w:val="20"/>
              </w:rPr>
            </w:pPr>
            <w:r>
              <w:rPr>
                <w:spacing w:val="-4"/>
                <w:sz w:val="20"/>
              </w:rPr>
              <w:t>[43]</w:t>
            </w:r>
          </w:p>
        </w:tc>
        <w:tc>
          <w:tcPr>
            <w:tcW w:w="1640" w:type="dxa"/>
          </w:tcPr>
          <w:p w14:paraId="0190A0E1" w14:textId="77777777" w:rsidR="005A2A7E" w:rsidRDefault="008E3266">
            <w:pPr>
              <w:pStyle w:val="TableParagraph"/>
              <w:ind w:left="106"/>
              <w:jc w:val="left"/>
              <w:rPr>
                <w:sz w:val="20"/>
              </w:rPr>
            </w:pPr>
            <w:r>
              <w:rPr>
                <w:sz w:val="20"/>
              </w:rPr>
              <w:t>Random</w:t>
            </w:r>
            <w:r>
              <w:rPr>
                <w:spacing w:val="-6"/>
                <w:sz w:val="20"/>
              </w:rPr>
              <w:t xml:space="preserve"> </w:t>
            </w:r>
            <w:r>
              <w:rPr>
                <w:spacing w:val="-2"/>
                <w:sz w:val="20"/>
              </w:rPr>
              <w:t>Forest</w:t>
            </w:r>
          </w:p>
        </w:tc>
        <w:tc>
          <w:tcPr>
            <w:tcW w:w="1080" w:type="dxa"/>
          </w:tcPr>
          <w:p w14:paraId="24787E2E" w14:textId="77777777" w:rsidR="005A2A7E" w:rsidRDefault="008E3266">
            <w:pPr>
              <w:pStyle w:val="TableParagraph"/>
              <w:ind w:left="69" w:right="55"/>
              <w:rPr>
                <w:sz w:val="20"/>
              </w:rPr>
            </w:pPr>
            <w:r>
              <w:rPr>
                <w:spacing w:val="-4"/>
                <w:sz w:val="20"/>
              </w:rPr>
              <w:t>0.98</w:t>
            </w:r>
          </w:p>
        </w:tc>
        <w:tc>
          <w:tcPr>
            <w:tcW w:w="1120" w:type="dxa"/>
          </w:tcPr>
          <w:p w14:paraId="3D8D6528" w14:textId="77777777" w:rsidR="005A2A7E" w:rsidRDefault="008E3266">
            <w:pPr>
              <w:pStyle w:val="TableParagraph"/>
              <w:ind w:left="29" w:right="10"/>
              <w:rPr>
                <w:sz w:val="20"/>
              </w:rPr>
            </w:pPr>
            <w:r>
              <w:rPr>
                <w:spacing w:val="-4"/>
                <w:sz w:val="20"/>
              </w:rPr>
              <w:t>0.98</w:t>
            </w:r>
          </w:p>
        </w:tc>
        <w:tc>
          <w:tcPr>
            <w:tcW w:w="1080" w:type="dxa"/>
          </w:tcPr>
          <w:p w14:paraId="746E8895" w14:textId="77777777" w:rsidR="005A2A7E" w:rsidRDefault="008E3266">
            <w:pPr>
              <w:pStyle w:val="TableParagraph"/>
              <w:ind w:left="69" w:right="45"/>
              <w:rPr>
                <w:sz w:val="20"/>
              </w:rPr>
            </w:pPr>
            <w:r>
              <w:rPr>
                <w:spacing w:val="-4"/>
                <w:sz w:val="20"/>
              </w:rPr>
              <w:t>0.98</w:t>
            </w:r>
          </w:p>
        </w:tc>
        <w:tc>
          <w:tcPr>
            <w:tcW w:w="1120" w:type="dxa"/>
          </w:tcPr>
          <w:p w14:paraId="4F7AA494" w14:textId="77777777" w:rsidR="005A2A7E" w:rsidRDefault="008E3266">
            <w:pPr>
              <w:pStyle w:val="TableParagraph"/>
              <w:ind w:left="29" w:right="15"/>
              <w:rPr>
                <w:sz w:val="20"/>
              </w:rPr>
            </w:pPr>
            <w:r>
              <w:rPr>
                <w:spacing w:val="-4"/>
                <w:sz w:val="20"/>
              </w:rPr>
              <w:t>0.98</w:t>
            </w:r>
          </w:p>
        </w:tc>
      </w:tr>
      <w:tr w:rsidR="005A2A7E" w14:paraId="19483757" w14:textId="77777777">
        <w:trPr>
          <w:trHeight w:val="220"/>
        </w:trPr>
        <w:tc>
          <w:tcPr>
            <w:tcW w:w="1220" w:type="dxa"/>
          </w:tcPr>
          <w:p w14:paraId="79770D45" w14:textId="77777777" w:rsidR="005A2A7E" w:rsidRDefault="008E3266">
            <w:pPr>
              <w:pStyle w:val="TableParagraph"/>
              <w:ind w:left="146"/>
              <w:jc w:val="left"/>
              <w:rPr>
                <w:sz w:val="20"/>
              </w:rPr>
            </w:pPr>
            <w:r>
              <w:rPr>
                <w:sz w:val="20"/>
              </w:rPr>
              <w:t>Our</w:t>
            </w:r>
            <w:r>
              <w:rPr>
                <w:spacing w:val="-3"/>
                <w:sz w:val="20"/>
              </w:rPr>
              <w:t xml:space="preserve"> </w:t>
            </w:r>
            <w:r>
              <w:rPr>
                <w:spacing w:val="-2"/>
                <w:sz w:val="20"/>
              </w:rPr>
              <w:t>study</w:t>
            </w:r>
          </w:p>
        </w:tc>
        <w:tc>
          <w:tcPr>
            <w:tcW w:w="1640" w:type="dxa"/>
          </w:tcPr>
          <w:p w14:paraId="674500FB" w14:textId="77777777" w:rsidR="005A2A7E" w:rsidRDefault="008E3266">
            <w:pPr>
              <w:pStyle w:val="TableParagraph"/>
              <w:ind w:left="106"/>
              <w:jc w:val="left"/>
              <w:rPr>
                <w:sz w:val="20"/>
              </w:rPr>
            </w:pPr>
            <w:r>
              <w:rPr>
                <w:spacing w:val="-2"/>
                <w:sz w:val="20"/>
              </w:rPr>
              <w:t>XGBoost</w:t>
            </w:r>
          </w:p>
        </w:tc>
        <w:tc>
          <w:tcPr>
            <w:tcW w:w="1080" w:type="dxa"/>
          </w:tcPr>
          <w:p w14:paraId="5D439332" w14:textId="77777777" w:rsidR="005A2A7E" w:rsidRDefault="008E3266">
            <w:pPr>
              <w:pStyle w:val="TableParagraph"/>
              <w:ind w:left="69" w:right="55"/>
              <w:rPr>
                <w:sz w:val="20"/>
              </w:rPr>
            </w:pPr>
            <w:r>
              <w:rPr>
                <w:spacing w:val="-4"/>
                <w:sz w:val="20"/>
              </w:rPr>
              <w:t>0.99</w:t>
            </w:r>
          </w:p>
        </w:tc>
        <w:tc>
          <w:tcPr>
            <w:tcW w:w="1120" w:type="dxa"/>
          </w:tcPr>
          <w:p w14:paraId="0472C23B" w14:textId="77777777" w:rsidR="005A2A7E" w:rsidRDefault="008E3266">
            <w:pPr>
              <w:pStyle w:val="TableParagraph"/>
              <w:ind w:left="29" w:right="10"/>
              <w:rPr>
                <w:sz w:val="20"/>
              </w:rPr>
            </w:pPr>
            <w:r>
              <w:rPr>
                <w:spacing w:val="-4"/>
                <w:sz w:val="20"/>
              </w:rPr>
              <w:t>0.99</w:t>
            </w:r>
          </w:p>
        </w:tc>
        <w:tc>
          <w:tcPr>
            <w:tcW w:w="1080" w:type="dxa"/>
          </w:tcPr>
          <w:p w14:paraId="4191F579" w14:textId="77777777" w:rsidR="005A2A7E" w:rsidRDefault="008E3266">
            <w:pPr>
              <w:pStyle w:val="TableParagraph"/>
              <w:ind w:left="69" w:right="45"/>
              <w:rPr>
                <w:sz w:val="20"/>
              </w:rPr>
            </w:pPr>
            <w:r>
              <w:rPr>
                <w:spacing w:val="-4"/>
                <w:sz w:val="20"/>
              </w:rPr>
              <w:t>0.99</w:t>
            </w:r>
          </w:p>
        </w:tc>
        <w:tc>
          <w:tcPr>
            <w:tcW w:w="1120" w:type="dxa"/>
          </w:tcPr>
          <w:p w14:paraId="17830AF6" w14:textId="77777777" w:rsidR="005A2A7E" w:rsidRDefault="008E3266">
            <w:pPr>
              <w:pStyle w:val="TableParagraph"/>
              <w:ind w:left="29" w:right="15"/>
              <w:rPr>
                <w:sz w:val="20"/>
              </w:rPr>
            </w:pPr>
            <w:r>
              <w:rPr>
                <w:spacing w:val="-4"/>
                <w:sz w:val="20"/>
              </w:rPr>
              <w:t>0.99</w:t>
            </w:r>
          </w:p>
        </w:tc>
      </w:tr>
    </w:tbl>
    <w:p w14:paraId="027FD263" w14:textId="77777777" w:rsidR="005A2A7E" w:rsidRDefault="005A2A7E">
      <w:pPr>
        <w:pStyle w:val="GvdeMetni"/>
        <w:spacing w:before="94"/>
        <w:ind w:left="0"/>
        <w:rPr>
          <w:sz w:val="20"/>
        </w:rPr>
      </w:pPr>
    </w:p>
    <w:p w14:paraId="7CB6C1E7" w14:textId="77777777" w:rsidR="005A2A7E" w:rsidRDefault="008E3266">
      <w:pPr>
        <w:ind w:left="1936"/>
        <w:rPr>
          <w:sz w:val="20"/>
        </w:rPr>
      </w:pPr>
      <w:r>
        <w:rPr>
          <w:sz w:val="20"/>
        </w:rPr>
        <w:t>Table</w:t>
      </w:r>
      <w:r>
        <w:rPr>
          <w:spacing w:val="-11"/>
          <w:sz w:val="20"/>
        </w:rPr>
        <w:t xml:space="preserve"> </w:t>
      </w:r>
      <w:r>
        <w:rPr>
          <w:sz w:val="20"/>
        </w:rPr>
        <w:t>11.</w:t>
      </w:r>
      <w:r>
        <w:rPr>
          <w:spacing w:val="-8"/>
          <w:sz w:val="20"/>
        </w:rPr>
        <w:t xml:space="preserve"> </w:t>
      </w:r>
      <w:r>
        <w:rPr>
          <w:sz w:val="20"/>
        </w:rPr>
        <w:t>Results</w:t>
      </w:r>
      <w:r>
        <w:rPr>
          <w:spacing w:val="-9"/>
          <w:sz w:val="20"/>
        </w:rPr>
        <w:t xml:space="preserve"> </w:t>
      </w:r>
      <w:r>
        <w:rPr>
          <w:sz w:val="20"/>
        </w:rPr>
        <w:t>for</w:t>
      </w:r>
      <w:r>
        <w:rPr>
          <w:spacing w:val="-8"/>
          <w:sz w:val="20"/>
        </w:rPr>
        <w:t xml:space="preserve"> </w:t>
      </w:r>
      <w:r>
        <w:rPr>
          <w:sz w:val="20"/>
        </w:rPr>
        <w:t>Experiments</w:t>
      </w:r>
      <w:r>
        <w:rPr>
          <w:spacing w:val="-9"/>
          <w:sz w:val="20"/>
        </w:rPr>
        <w:t xml:space="preserve"> </w:t>
      </w:r>
      <w:r>
        <w:rPr>
          <w:sz w:val="20"/>
        </w:rPr>
        <w:t>Conducted</w:t>
      </w:r>
      <w:r>
        <w:rPr>
          <w:spacing w:val="-8"/>
          <w:sz w:val="20"/>
        </w:rPr>
        <w:t xml:space="preserve"> </w:t>
      </w:r>
      <w:r>
        <w:rPr>
          <w:sz w:val="20"/>
        </w:rPr>
        <w:t>on</w:t>
      </w:r>
      <w:r>
        <w:rPr>
          <w:spacing w:val="-9"/>
          <w:sz w:val="20"/>
        </w:rPr>
        <w:t xml:space="preserve"> </w:t>
      </w:r>
      <w:r>
        <w:rPr>
          <w:sz w:val="20"/>
        </w:rPr>
        <w:t>NSL-KDD</w:t>
      </w:r>
      <w:r>
        <w:rPr>
          <w:spacing w:val="-8"/>
          <w:sz w:val="20"/>
        </w:rPr>
        <w:t xml:space="preserve"> </w:t>
      </w:r>
      <w:r>
        <w:rPr>
          <w:spacing w:val="-2"/>
          <w:sz w:val="20"/>
        </w:rPr>
        <w:t>Dataset</w:t>
      </w:r>
    </w:p>
    <w:p w14:paraId="0A39C5FE" w14:textId="77777777" w:rsidR="005A2A7E" w:rsidRDefault="005A2A7E">
      <w:pPr>
        <w:pStyle w:val="GvdeMetni"/>
        <w:spacing w:before="7"/>
        <w:ind w:left="0"/>
        <w:rPr>
          <w:sz w:val="7"/>
        </w:rPr>
      </w:pPr>
    </w:p>
    <w:tbl>
      <w:tblPr>
        <w:tblStyle w:val="TableNormal"/>
        <w:tblW w:w="0" w:type="auto"/>
        <w:tblInd w:w="984" w:type="dxa"/>
        <w:tblBorders>
          <w:top w:val="single" w:sz="8" w:space="0" w:color="BEBEBE"/>
          <w:left w:val="single" w:sz="8" w:space="0" w:color="BEBEBE"/>
          <w:bottom w:val="single" w:sz="8" w:space="0" w:color="BEBEBE"/>
          <w:right w:val="single" w:sz="8" w:space="0" w:color="BEBEBE"/>
          <w:insideH w:val="single" w:sz="8" w:space="0" w:color="BEBEBE"/>
          <w:insideV w:val="single" w:sz="8" w:space="0" w:color="BEBEBE"/>
        </w:tblBorders>
        <w:tblLayout w:type="fixed"/>
        <w:tblLook w:val="01E0" w:firstRow="1" w:lastRow="1" w:firstColumn="1" w:lastColumn="1" w:noHBand="0" w:noVBand="0"/>
      </w:tblPr>
      <w:tblGrid>
        <w:gridCol w:w="1200"/>
        <w:gridCol w:w="1200"/>
        <w:gridCol w:w="1140"/>
        <w:gridCol w:w="1340"/>
        <w:gridCol w:w="1280"/>
        <w:gridCol w:w="1220"/>
      </w:tblGrid>
      <w:tr w:rsidR="005A2A7E" w14:paraId="2C518547" w14:textId="77777777">
        <w:trPr>
          <w:trHeight w:val="220"/>
        </w:trPr>
        <w:tc>
          <w:tcPr>
            <w:tcW w:w="1200" w:type="dxa"/>
          </w:tcPr>
          <w:p w14:paraId="656D4A1B" w14:textId="77777777" w:rsidR="005A2A7E" w:rsidRDefault="008E3266">
            <w:pPr>
              <w:pStyle w:val="TableParagraph"/>
              <w:ind w:left="96"/>
              <w:jc w:val="left"/>
              <w:rPr>
                <w:b/>
                <w:sz w:val="20"/>
              </w:rPr>
            </w:pPr>
            <w:r>
              <w:rPr>
                <w:b/>
                <w:spacing w:val="-2"/>
                <w:sz w:val="20"/>
              </w:rPr>
              <w:t>Studies</w:t>
            </w:r>
          </w:p>
        </w:tc>
        <w:tc>
          <w:tcPr>
            <w:tcW w:w="1200" w:type="dxa"/>
          </w:tcPr>
          <w:p w14:paraId="2CC0EDCA" w14:textId="77777777" w:rsidR="005A2A7E" w:rsidRDefault="008E3266">
            <w:pPr>
              <w:pStyle w:val="TableParagraph"/>
              <w:ind w:left="234"/>
              <w:jc w:val="left"/>
              <w:rPr>
                <w:b/>
                <w:sz w:val="20"/>
              </w:rPr>
            </w:pPr>
            <w:r>
              <w:rPr>
                <w:b/>
                <w:spacing w:val="-2"/>
                <w:sz w:val="20"/>
              </w:rPr>
              <w:t>Methods</w:t>
            </w:r>
          </w:p>
        </w:tc>
        <w:tc>
          <w:tcPr>
            <w:tcW w:w="1140" w:type="dxa"/>
          </w:tcPr>
          <w:p w14:paraId="006F1B27" w14:textId="77777777" w:rsidR="005A2A7E" w:rsidRDefault="008E3266">
            <w:pPr>
              <w:pStyle w:val="TableParagraph"/>
              <w:ind w:left="19"/>
              <w:rPr>
                <w:b/>
                <w:sz w:val="20"/>
              </w:rPr>
            </w:pPr>
            <w:r>
              <w:rPr>
                <w:b/>
                <w:spacing w:val="-2"/>
                <w:sz w:val="20"/>
              </w:rPr>
              <w:t>Accuracy</w:t>
            </w:r>
          </w:p>
        </w:tc>
        <w:tc>
          <w:tcPr>
            <w:tcW w:w="1340" w:type="dxa"/>
          </w:tcPr>
          <w:p w14:paraId="4171668F" w14:textId="77777777" w:rsidR="005A2A7E" w:rsidRDefault="008E3266">
            <w:pPr>
              <w:pStyle w:val="TableParagraph"/>
              <w:ind w:left="14"/>
              <w:rPr>
                <w:b/>
                <w:sz w:val="20"/>
              </w:rPr>
            </w:pPr>
            <w:r>
              <w:rPr>
                <w:b/>
                <w:spacing w:val="-2"/>
                <w:sz w:val="20"/>
              </w:rPr>
              <w:t>Precision</w:t>
            </w:r>
          </w:p>
        </w:tc>
        <w:tc>
          <w:tcPr>
            <w:tcW w:w="1280" w:type="dxa"/>
          </w:tcPr>
          <w:p w14:paraId="3678490D" w14:textId="77777777" w:rsidR="005A2A7E" w:rsidRDefault="008E3266">
            <w:pPr>
              <w:pStyle w:val="TableParagraph"/>
              <w:ind w:left="19"/>
              <w:rPr>
                <w:b/>
                <w:sz w:val="20"/>
              </w:rPr>
            </w:pPr>
            <w:r>
              <w:rPr>
                <w:b/>
                <w:spacing w:val="-2"/>
                <w:sz w:val="20"/>
              </w:rPr>
              <w:t>Recall</w:t>
            </w:r>
          </w:p>
        </w:tc>
        <w:tc>
          <w:tcPr>
            <w:tcW w:w="1220" w:type="dxa"/>
          </w:tcPr>
          <w:p w14:paraId="3F975981" w14:textId="77777777" w:rsidR="005A2A7E" w:rsidRDefault="008E3266">
            <w:pPr>
              <w:pStyle w:val="TableParagraph"/>
              <w:ind w:right="15"/>
              <w:rPr>
                <w:b/>
                <w:sz w:val="20"/>
              </w:rPr>
            </w:pPr>
            <w:r>
              <w:rPr>
                <w:b/>
                <w:spacing w:val="-2"/>
                <w:sz w:val="20"/>
              </w:rPr>
              <w:t>F1-score</w:t>
            </w:r>
          </w:p>
        </w:tc>
      </w:tr>
      <w:tr w:rsidR="005A2A7E" w14:paraId="7A8DB68E" w14:textId="77777777">
        <w:trPr>
          <w:trHeight w:val="239"/>
        </w:trPr>
        <w:tc>
          <w:tcPr>
            <w:tcW w:w="1200" w:type="dxa"/>
          </w:tcPr>
          <w:p w14:paraId="4E72BF59" w14:textId="77777777" w:rsidR="005A2A7E" w:rsidRDefault="008E3266">
            <w:pPr>
              <w:pStyle w:val="TableParagraph"/>
              <w:spacing w:before="4" w:line="216" w:lineRule="exact"/>
              <w:ind w:left="146"/>
              <w:jc w:val="left"/>
              <w:rPr>
                <w:sz w:val="20"/>
              </w:rPr>
            </w:pPr>
            <w:r>
              <w:rPr>
                <w:spacing w:val="-4"/>
                <w:sz w:val="20"/>
              </w:rPr>
              <w:t>[14]</w:t>
            </w:r>
          </w:p>
        </w:tc>
        <w:tc>
          <w:tcPr>
            <w:tcW w:w="1200" w:type="dxa"/>
          </w:tcPr>
          <w:p w14:paraId="232388E8" w14:textId="77777777" w:rsidR="005A2A7E" w:rsidRDefault="008E3266">
            <w:pPr>
              <w:pStyle w:val="TableParagraph"/>
              <w:spacing w:before="4" w:line="216" w:lineRule="exact"/>
              <w:ind w:left="111"/>
              <w:jc w:val="left"/>
              <w:rPr>
                <w:sz w:val="20"/>
              </w:rPr>
            </w:pPr>
            <w:r>
              <w:rPr>
                <w:spacing w:val="-5"/>
                <w:sz w:val="20"/>
              </w:rPr>
              <w:t>MLP</w:t>
            </w:r>
          </w:p>
        </w:tc>
        <w:tc>
          <w:tcPr>
            <w:tcW w:w="1140" w:type="dxa"/>
          </w:tcPr>
          <w:p w14:paraId="25480260" w14:textId="77777777" w:rsidR="005A2A7E" w:rsidRDefault="008E3266">
            <w:pPr>
              <w:pStyle w:val="TableParagraph"/>
              <w:spacing w:before="4" w:line="216" w:lineRule="exact"/>
              <w:ind w:left="19"/>
              <w:rPr>
                <w:sz w:val="20"/>
              </w:rPr>
            </w:pPr>
            <w:r>
              <w:rPr>
                <w:spacing w:val="-4"/>
                <w:sz w:val="20"/>
              </w:rPr>
              <w:t>0.98</w:t>
            </w:r>
          </w:p>
        </w:tc>
        <w:tc>
          <w:tcPr>
            <w:tcW w:w="1340" w:type="dxa"/>
          </w:tcPr>
          <w:p w14:paraId="568FEB66" w14:textId="77777777" w:rsidR="005A2A7E" w:rsidRDefault="008E3266">
            <w:pPr>
              <w:pStyle w:val="TableParagraph"/>
              <w:spacing w:before="4" w:line="216" w:lineRule="exact"/>
              <w:ind w:left="14"/>
              <w:rPr>
                <w:sz w:val="20"/>
              </w:rPr>
            </w:pPr>
            <w:r>
              <w:rPr>
                <w:spacing w:val="-4"/>
                <w:sz w:val="20"/>
              </w:rPr>
              <w:t>0.98</w:t>
            </w:r>
          </w:p>
        </w:tc>
        <w:tc>
          <w:tcPr>
            <w:tcW w:w="1280" w:type="dxa"/>
          </w:tcPr>
          <w:p w14:paraId="6A468FAE" w14:textId="77777777" w:rsidR="005A2A7E" w:rsidRDefault="008E3266">
            <w:pPr>
              <w:pStyle w:val="TableParagraph"/>
              <w:spacing w:before="4" w:line="216" w:lineRule="exact"/>
              <w:ind w:left="19"/>
              <w:rPr>
                <w:sz w:val="20"/>
              </w:rPr>
            </w:pPr>
            <w:r>
              <w:rPr>
                <w:spacing w:val="-4"/>
                <w:sz w:val="20"/>
              </w:rPr>
              <w:t>0.97</w:t>
            </w:r>
          </w:p>
        </w:tc>
        <w:tc>
          <w:tcPr>
            <w:tcW w:w="1220" w:type="dxa"/>
          </w:tcPr>
          <w:p w14:paraId="3002E812" w14:textId="77777777" w:rsidR="005A2A7E" w:rsidRDefault="008E3266">
            <w:pPr>
              <w:pStyle w:val="TableParagraph"/>
              <w:spacing w:before="4" w:line="216" w:lineRule="exact"/>
              <w:ind w:right="15"/>
              <w:rPr>
                <w:sz w:val="20"/>
              </w:rPr>
            </w:pPr>
            <w:r>
              <w:rPr>
                <w:spacing w:val="-4"/>
                <w:sz w:val="20"/>
              </w:rPr>
              <w:t>0.98</w:t>
            </w:r>
          </w:p>
        </w:tc>
      </w:tr>
      <w:tr w:rsidR="005A2A7E" w14:paraId="35659823" w14:textId="77777777">
        <w:trPr>
          <w:trHeight w:val="220"/>
        </w:trPr>
        <w:tc>
          <w:tcPr>
            <w:tcW w:w="1200" w:type="dxa"/>
          </w:tcPr>
          <w:p w14:paraId="29A15262" w14:textId="77777777" w:rsidR="005A2A7E" w:rsidRDefault="008E3266">
            <w:pPr>
              <w:pStyle w:val="TableParagraph"/>
              <w:ind w:left="146"/>
              <w:jc w:val="left"/>
              <w:rPr>
                <w:sz w:val="20"/>
              </w:rPr>
            </w:pPr>
            <w:r>
              <w:rPr>
                <w:spacing w:val="-4"/>
                <w:sz w:val="20"/>
              </w:rPr>
              <w:t>[14]</w:t>
            </w:r>
          </w:p>
        </w:tc>
        <w:tc>
          <w:tcPr>
            <w:tcW w:w="1200" w:type="dxa"/>
          </w:tcPr>
          <w:p w14:paraId="2CE2498D" w14:textId="77777777" w:rsidR="005A2A7E" w:rsidRDefault="008E3266">
            <w:pPr>
              <w:pStyle w:val="TableParagraph"/>
              <w:ind w:left="111"/>
              <w:jc w:val="left"/>
              <w:rPr>
                <w:sz w:val="20"/>
              </w:rPr>
            </w:pPr>
            <w:del w:id="421" w:author="Dekan" w:date="2025-02-10T02:24:00Z">
              <w:r w:rsidDel="00F16766">
                <w:rPr>
                  <w:spacing w:val="-5"/>
                  <w:sz w:val="20"/>
                </w:rPr>
                <w:delText>KNN</w:delText>
              </w:r>
            </w:del>
            <w:ins w:id="422" w:author="Dekan" w:date="2025-02-10T02:24:00Z">
              <w:r w:rsidR="00F16766">
                <w:rPr>
                  <w:spacing w:val="-5"/>
                  <w:sz w:val="20"/>
                </w:rPr>
                <w:t>KNN</w:t>
              </w:r>
            </w:ins>
          </w:p>
        </w:tc>
        <w:tc>
          <w:tcPr>
            <w:tcW w:w="1140" w:type="dxa"/>
          </w:tcPr>
          <w:p w14:paraId="002C78CC" w14:textId="77777777" w:rsidR="005A2A7E" w:rsidRDefault="008E3266">
            <w:pPr>
              <w:pStyle w:val="TableParagraph"/>
              <w:ind w:left="19"/>
              <w:rPr>
                <w:sz w:val="20"/>
              </w:rPr>
            </w:pPr>
            <w:r>
              <w:rPr>
                <w:spacing w:val="-4"/>
                <w:sz w:val="20"/>
              </w:rPr>
              <w:t>0.98</w:t>
            </w:r>
          </w:p>
        </w:tc>
        <w:tc>
          <w:tcPr>
            <w:tcW w:w="1340" w:type="dxa"/>
          </w:tcPr>
          <w:p w14:paraId="4522E407" w14:textId="77777777" w:rsidR="005A2A7E" w:rsidRDefault="008E3266">
            <w:pPr>
              <w:pStyle w:val="TableParagraph"/>
              <w:ind w:left="14"/>
              <w:rPr>
                <w:sz w:val="20"/>
              </w:rPr>
            </w:pPr>
            <w:r>
              <w:rPr>
                <w:spacing w:val="-4"/>
                <w:sz w:val="20"/>
              </w:rPr>
              <w:t>0.98</w:t>
            </w:r>
          </w:p>
        </w:tc>
        <w:tc>
          <w:tcPr>
            <w:tcW w:w="1280" w:type="dxa"/>
          </w:tcPr>
          <w:p w14:paraId="6692CA0B" w14:textId="77777777" w:rsidR="005A2A7E" w:rsidRDefault="008E3266">
            <w:pPr>
              <w:pStyle w:val="TableParagraph"/>
              <w:ind w:left="19"/>
              <w:rPr>
                <w:sz w:val="20"/>
              </w:rPr>
            </w:pPr>
            <w:r>
              <w:rPr>
                <w:spacing w:val="-4"/>
                <w:sz w:val="20"/>
              </w:rPr>
              <w:t>0.98</w:t>
            </w:r>
          </w:p>
        </w:tc>
        <w:tc>
          <w:tcPr>
            <w:tcW w:w="1220" w:type="dxa"/>
          </w:tcPr>
          <w:p w14:paraId="285DE6A2" w14:textId="77777777" w:rsidR="005A2A7E" w:rsidRDefault="008E3266">
            <w:pPr>
              <w:pStyle w:val="TableParagraph"/>
              <w:ind w:right="15"/>
              <w:rPr>
                <w:sz w:val="20"/>
              </w:rPr>
            </w:pPr>
            <w:r>
              <w:rPr>
                <w:spacing w:val="-4"/>
                <w:sz w:val="20"/>
              </w:rPr>
              <w:t>0.98</w:t>
            </w:r>
          </w:p>
        </w:tc>
      </w:tr>
      <w:tr w:rsidR="005A2A7E" w14:paraId="0F8E1F47" w14:textId="77777777">
        <w:trPr>
          <w:trHeight w:val="220"/>
        </w:trPr>
        <w:tc>
          <w:tcPr>
            <w:tcW w:w="1200" w:type="dxa"/>
          </w:tcPr>
          <w:p w14:paraId="158A54E7" w14:textId="77777777" w:rsidR="005A2A7E" w:rsidRDefault="008E3266">
            <w:pPr>
              <w:pStyle w:val="TableParagraph"/>
              <w:spacing w:before="4" w:line="196" w:lineRule="exact"/>
              <w:ind w:left="146"/>
              <w:jc w:val="left"/>
              <w:rPr>
                <w:sz w:val="20"/>
              </w:rPr>
            </w:pPr>
            <w:r>
              <w:rPr>
                <w:spacing w:val="-4"/>
                <w:sz w:val="20"/>
              </w:rPr>
              <w:t>[15]</w:t>
            </w:r>
          </w:p>
        </w:tc>
        <w:tc>
          <w:tcPr>
            <w:tcW w:w="1200" w:type="dxa"/>
          </w:tcPr>
          <w:p w14:paraId="76E7E1C1" w14:textId="77777777" w:rsidR="005A2A7E" w:rsidRDefault="008E3266">
            <w:pPr>
              <w:pStyle w:val="TableParagraph"/>
              <w:spacing w:before="4" w:line="196" w:lineRule="exact"/>
              <w:ind w:left="111"/>
              <w:jc w:val="left"/>
              <w:rPr>
                <w:sz w:val="20"/>
              </w:rPr>
            </w:pPr>
            <w:r>
              <w:rPr>
                <w:spacing w:val="-4"/>
                <w:sz w:val="20"/>
              </w:rPr>
              <w:t>LSTM</w:t>
            </w:r>
          </w:p>
        </w:tc>
        <w:tc>
          <w:tcPr>
            <w:tcW w:w="1140" w:type="dxa"/>
          </w:tcPr>
          <w:p w14:paraId="38CCA006" w14:textId="77777777" w:rsidR="005A2A7E" w:rsidRDefault="008E3266">
            <w:pPr>
              <w:pStyle w:val="TableParagraph"/>
              <w:spacing w:before="4" w:line="196" w:lineRule="exact"/>
              <w:ind w:left="19"/>
              <w:rPr>
                <w:sz w:val="20"/>
              </w:rPr>
            </w:pPr>
            <w:r>
              <w:rPr>
                <w:spacing w:val="-4"/>
                <w:sz w:val="20"/>
              </w:rPr>
              <w:t>0.80</w:t>
            </w:r>
          </w:p>
        </w:tc>
        <w:tc>
          <w:tcPr>
            <w:tcW w:w="1340" w:type="dxa"/>
          </w:tcPr>
          <w:p w14:paraId="1D23EA36" w14:textId="77777777" w:rsidR="005A2A7E" w:rsidRDefault="008E3266">
            <w:pPr>
              <w:pStyle w:val="TableParagraph"/>
              <w:spacing w:before="4" w:line="196" w:lineRule="exact"/>
              <w:ind w:left="14"/>
              <w:rPr>
                <w:sz w:val="20"/>
              </w:rPr>
            </w:pPr>
            <w:r>
              <w:rPr>
                <w:spacing w:val="-4"/>
                <w:sz w:val="20"/>
              </w:rPr>
              <w:t>0.95</w:t>
            </w:r>
          </w:p>
        </w:tc>
        <w:tc>
          <w:tcPr>
            <w:tcW w:w="1280" w:type="dxa"/>
          </w:tcPr>
          <w:p w14:paraId="05DCDFE7" w14:textId="77777777" w:rsidR="005A2A7E" w:rsidRDefault="008E3266">
            <w:pPr>
              <w:pStyle w:val="TableParagraph"/>
              <w:spacing w:before="4" w:line="196" w:lineRule="exact"/>
              <w:ind w:left="19"/>
              <w:rPr>
                <w:sz w:val="20"/>
              </w:rPr>
            </w:pPr>
            <w:r>
              <w:rPr>
                <w:spacing w:val="-4"/>
                <w:sz w:val="20"/>
              </w:rPr>
              <w:t>0.69</w:t>
            </w:r>
          </w:p>
        </w:tc>
        <w:tc>
          <w:tcPr>
            <w:tcW w:w="1220" w:type="dxa"/>
          </w:tcPr>
          <w:p w14:paraId="058662EF" w14:textId="77777777" w:rsidR="005A2A7E" w:rsidRDefault="008E3266">
            <w:pPr>
              <w:pStyle w:val="TableParagraph"/>
              <w:spacing w:before="4" w:line="196" w:lineRule="exact"/>
              <w:ind w:right="15"/>
              <w:rPr>
                <w:sz w:val="20"/>
              </w:rPr>
            </w:pPr>
            <w:r>
              <w:rPr>
                <w:spacing w:val="-4"/>
                <w:sz w:val="20"/>
              </w:rPr>
              <w:t>0.80</w:t>
            </w:r>
          </w:p>
        </w:tc>
      </w:tr>
      <w:tr w:rsidR="005A2A7E" w14:paraId="474114AB" w14:textId="77777777">
        <w:trPr>
          <w:trHeight w:val="259"/>
        </w:trPr>
        <w:tc>
          <w:tcPr>
            <w:tcW w:w="1200" w:type="dxa"/>
          </w:tcPr>
          <w:p w14:paraId="5A529FF6" w14:textId="77777777" w:rsidR="005A2A7E" w:rsidRDefault="008E3266">
            <w:pPr>
              <w:pStyle w:val="TableParagraph"/>
              <w:spacing w:before="9" w:line="240" w:lineRule="auto"/>
              <w:ind w:left="146"/>
              <w:jc w:val="left"/>
              <w:rPr>
                <w:sz w:val="20"/>
              </w:rPr>
            </w:pPr>
            <w:r>
              <w:rPr>
                <w:spacing w:val="-4"/>
                <w:sz w:val="20"/>
              </w:rPr>
              <w:t>[19]</w:t>
            </w:r>
          </w:p>
        </w:tc>
        <w:tc>
          <w:tcPr>
            <w:tcW w:w="1200" w:type="dxa"/>
          </w:tcPr>
          <w:p w14:paraId="2ECF90E9" w14:textId="77777777" w:rsidR="005A2A7E" w:rsidRDefault="008E3266">
            <w:pPr>
              <w:pStyle w:val="TableParagraph"/>
              <w:spacing w:before="9" w:line="240" w:lineRule="auto"/>
              <w:ind w:left="111"/>
              <w:jc w:val="left"/>
              <w:rPr>
                <w:sz w:val="20"/>
              </w:rPr>
            </w:pPr>
            <w:r>
              <w:rPr>
                <w:spacing w:val="-5"/>
                <w:sz w:val="20"/>
              </w:rPr>
              <w:t>RF</w:t>
            </w:r>
          </w:p>
        </w:tc>
        <w:tc>
          <w:tcPr>
            <w:tcW w:w="1140" w:type="dxa"/>
          </w:tcPr>
          <w:p w14:paraId="6BF70DBD" w14:textId="77777777" w:rsidR="005A2A7E" w:rsidRDefault="008E3266">
            <w:pPr>
              <w:pStyle w:val="TableParagraph"/>
              <w:spacing w:before="9" w:line="240" w:lineRule="auto"/>
              <w:ind w:left="19"/>
              <w:rPr>
                <w:sz w:val="20"/>
              </w:rPr>
            </w:pPr>
            <w:r>
              <w:rPr>
                <w:spacing w:val="-4"/>
                <w:sz w:val="20"/>
              </w:rPr>
              <w:t>0.99</w:t>
            </w:r>
          </w:p>
        </w:tc>
        <w:tc>
          <w:tcPr>
            <w:tcW w:w="1340" w:type="dxa"/>
          </w:tcPr>
          <w:p w14:paraId="7FD6F65B" w14:textId="77777777" w:rsidR="005A2A7E" w:rsidRDefault="008E3266">
            <w:pPr>
              <w:pStyle w:val="TableParagraph"/>
              <w:spacing w:before="9" w:line="240" w:lineRule="auto"/>
              <w:ind w:left="14"/>
              <w:rPr>
                <w:sz w:val="20"/>
              </w:rPr>
            </w:pPr>
            <w:r>
              <w:rPr>
                <w:spacing w:val="-4"/>
                <w:sz w:val="20"/>
              </w:rPr>
              <w:t>0.99</w:t>
            </w:r>
          </w:p>
        </w:tc>
        <w:tc>
          <w:tcPr>
            <w:tcW w:w="1280" w:type="dxa"/>
          </w:tcPr>
          <w:p w14:paraId="74B5F412" w14:textId="77777777" w:rsidR="005A2A7E" w:rsidRDefault="008E3266">
            <w:pPr>
              <w:pStyle w:val="TableParagraph"/>
              <w:spacing w:before="9" w:line="240" w:lineRule="auto"/>
              <w:ind w:left="19"/>
              <w:rPr>
                <w:sz w:val="20"/>
              </w:rPr>
            </w:pPr>
            <w:r>
              <w:rPr>
                <w:spacing w:val="-4"/>
                <w:sz w:val="20"/>
              </w:rPr>
              <w:t>0.99</w:t>
            </w:r>
          </w:p>
        </w:tc>
        <w:tc>
          <w:tcPr>
            <w:tcW w:w="1220" w:type="dxa"/>
          </w:tcPr>
          <w:p w14:paraId="03614FDA" w14:textId="77777777" w:rsidR="005A2A7E" w:rsidRDefault="008E3266">
            <w:pPr>
              <w:pStyle w:val="TableParagraph"/>
              <w:spacing w:before="9" w:line="240" w:lineRule="auto"/>
              <w:ind w:right="15"/>
              <w:rPr>
                <w:sz w:val="20"/>
              </w:rPr>
            </w:pPr>
            <w:r>
              <w:rPr>
                <w:spacing w:val="-4"/>
                <w:sz w:val="20"/>
              </w:rPr>
              <w:t>0.99</w:t>
            </w:r>
          </w:p>
        </w:tc>
      </w:tr>
      <w:tr w:rsidR="005A2A7E" w14:paraId="632DB970" w14:textId="77777777">
        <w:trPr>
          <w:trHeight w:val="220"/>
        </w:trPr>
        <w:tc>
          <w:tcPr>
            <w:tcW w:w="1200" w:type="dxa"/>
          </w:tcPr>
          <w:p w14:paraId="26C2BFFC" w14:textId="77777777" w:rsidR="005A2A7E" w:rsidRDefault="008E3266">
            <w:pPr>
              <w:pStyle w:val="TableParagraph"/>
              <w:ind w:left="146"/>
              <w:jc w:val="left"/>
              <w:rPr>
                <w:sz w:val="20"/>
              </w:rPr>
            </w:pPr>
            <w:r>
              <w:rPr>
                <w:spacing w:val="-4"/>
                <w:sz w:val="20"/>
              </w:rPr>
              <w:t>[44]</w:t>
            </w:r>
          </w:p>
        </w:tc>
        <w:tc>
          <w:tcPr>
            <w:tcW w:w="1200" w:type="dxa"/>
          </w:tcPr>
          <w:p w14:paraId="184BF48D" w14:textId="77777777" w:rsidR="005A2A7E" w:rsidRDefault="008E3266">
            <w:pPr>
              <w:pStyle w:val="TableParagraph"/>
              <w:ind w:left="111"/>
              <w:jc w:val="left"/>
              <w:rPr>
                <w:sz w:val="20"/>
              </w:rPr>
            </w:pPr>
            <w:r>
              <w:rPr>
                <w:spacing w:val="-5"/>
                <w:sz w:val="20"/>
              </w:rPr>
              <w:t>RF</w:t>
            </w:r>
          </w:p>
        </w:tc>
        <w:tc>
          <w:tcPr>
            <w:tcW w:w="1140" w:type="dxa"/>
          </w:tcPr>
          <w:p w14:paraId="34F17C12" w14:textId="77777777" w:rsidR="005A2A7E" w:rsidRDefault="008E3266">
            <w:pPr>
              <w:pStyle w:val="TableParagraph"/>
              <w:ind w:left="19"/>
              <w:rPr>
                <w:sz w:val="20"/>
              </w:rPr>
            </w:pPr>
            <w:r>
              <w:rPr>
                <w:spacing w:val="-4"/>
                <w:sz w:val="20"/>
              </w:rPr>
              <w:t>0.99</w:t>
            </w:r>
          </w:p>
        </w:tc>
        <w:tc>
          <w:tcPr>
            <w:tcW w:w="1340" w:type="dxa"/>
          </w:tcPr>
          <w:p w14:paraId="2F3196E2" w14:textId="77777777" w:rsidR="005A2A7E" w:rsidRDefault="008E3266">
            <w:pPr>
              <w:pStyle w:val="TableParagraph"/>
              <w:ind w:left="14"/>
              <w:rPr>
                <w:sz w:val="20"/>
              </w:rPr>
            </w:pPr>
            <w:del w:id="423" w:author="Dekan" w:date="2025-02-10T02:09:00Z">
              <w:r w:rsidDel="00AA3356">
                <w:rPr>
                  <w:sz w:val="20"/>
                </w:rPr>
                <w:delText>N/A</w:delText>
              </w:r>
              <w:r w:rsidDel="00AA3356">
                <w:rPr>
                  <w:spacing w:val="-5"/>
                  <w:sz w:val="20"/>
                </w:rPr>
                <w:delText xml:space="preserve"> </w:delText>
              </w:r>
              <w:r w:rsidDel="00AA3356">
                <w:rPr>
                  <w:spacing w:val="-10"/>
                  <w:sz w:val="20"/>
                </w:rPr>
                <w:delText>-</w:delText>
              </w:r>
            </w:del>
            <w:ins w:id="424" w:author="Dekan" w:date="2025-02-10T02:09:00Z">
              <w:r w:rsidR="00AA3356">
                <w:rPr>
                  <w:sz w:val="20"/>
                </w:rPr>
                <w:t>N/A</w:t>
              </w:r>
            </w:ins>
          </w:p>
        </w:tc>
        <w:tc>
          <w:tcPr>
            <w:tcW w:w="1280" w:type="dxa"/>
          </w:tcPr>
          <w:p w14:paraId="1C761580" w14:textId="77777777" w:rsidR="005A2A7E" w:rsidRDefault="008E3266">
            <w:pPr>
              <w:pStyle w:val="TableParagraph"/>
              <w:ind w:left="19"/>
              <w:rPr>
                <w:sz w:val="20"/>
              </w:rPr>
            </w:pPr>
            <w:del w:id="425" w:author="Dekan" w:date="2025-02-10T02:09:00Z">
              <w:r w:rsidDel="00AA3356">
                <w:rPr>
                  <w:sz w:val="20"/>
                </w:rPr>
                <w:delText>N/A</w:delText>
              </w:r>
              <w:r w:rsidDel="00AA3356">
                <w:rPr>
                  <w:spacing w:val="-5"/>
                  <w:sz w:val="20"/>
                </w:rPr>
                <w:delText xml:space="preserve"> </w:delText>
              </w:r>
              <w:r w:rsidDel="00AA3356">
                <w:rPr>
                  <w:spacing w:val="-10"/>
                  <w:sz w:val="20"/>
                </w:rPr>
                <w:delText>-</w:delText>
              </w:r>
            </w:del>
            <w:ins w:id="426" w:author="Dekan" w:date="2025-02-10T02:09:00Z">
              <w:r w:rsidR="00AA3356">
                <w:rPr>
                  <w:sz w:val="20"/>
                </w:rPr>
                <w:t>N/A</w:t>
              </w:r>
            </w:ins>
          </w:p>
        </w:tc>
        <w:tc>
          <w:tcPr>
            <w:tcW w:w="1220" w:type="dxa"/>
          </w:tcPr>
          <w:p w14:paraId="79238838" w14:textId="77777777" w:rsidR="005A2A7E" w:rsidRDefault="008E3266">
            <w:pPr>
              <w:pStyle w:val="TableParagraph"/>
              <w:ind w:right="15"/>
              <w:rPr>
                <w:sz w:val="20"/>
              </w:rPr>
            </w:pPr>
            <w:del w:id="427" w:author="Dekan" w:date="2025-02-10T02:09:00Z">
              <w:r w:rsidDel="00AA3356">
                <w:rPr>
                  <w:sz w:val="20"/>
                </w:rPr>
                <w:delText>N/A</w:delText>
              </w:r>
              <w:r w:rsidDel="00AA3356">
                <w:rPr>
                  <w:spacing w:val="-5"/>
                  <w:sz w:val="20"/>
                </w:rPr>
                <w:delText xml:space="preserve"> </w:delText>
              </w:r>
              <w:r w:rsidDel="00AA3356">
                <w:rPr>
                  <w:spacing w:val="-10"/>
                  <w:sz w:val="20"/>
                </w:rPr>
                <w:delText>-</w:delText>
              </w:r>
            </w:del>
            <w:ins w:id="428" w:author="Dekan" w:date="2025-02-10T02:09:00Z">
              <w:r w:rsidR="00AA3356">
                <w:rPr>
                  <w:sz w:val="20"/>
                </w:rPr>
                <w:t>N/A</w:t>
              </w:r>
            </w:ins>
          </w:p>
        </w:tc>
      </w:tr>
      <w:tr w:rsidR="005A2A7E" w14:paraId="0C33E981" w14:textId="77777777">
        <w:trPr>
          <w:trHeight w:val="220"/>
        </w:trPr>
        <w:tc>
          <w:tcPr>
            <w:tcW w:w="1200" w:type="dxa"/>
          </w:tcPr>
          <w:p w14:paraId="6C2FE982" w14:textId="77777777" w:rsidR="005A2A7E" w:rsidRDefault="008E3266">
            <w:pPr>
              <w:pStyle w:val="TableParagraph"/>
              <w:spacing w:before="4" w:line="196" w:lineRule="exact"/>
              <w:ind w:left="146"/>
              <w:jc w:val="left"/>
              <w:rPr>
                <w:sz w:val="20"/>
              </w:rPr>
            </w:pPr>
            <w:r>
              <w:rPr>
                <w:spacing w:val="-4"/>
                <w:sz w:val="20"/>
              </w:rPr>
              <w:t>[45]</w:t>
            </w:r>
          </w:p>
        </w:tc>
        <w:tc>
          <w:tcPr>
            <w:tcW w:w="1200" w:type="dxa"/>
          </w:tcPr>
          <w:p w14:paraId="051E08AE" w14:textId="77777777" w:rsidR="005A2A7E" w:rsidRDefault="008E3266">
            <w:pPr>
              <w:pStyle w:val="TableParagraph"/>
              <w:spacing w:before="4" w:line="196" w:lineRule="exact"/>
              <w:ind w:left="111"/>
              <w:jc w:val="left"/>
              <w:rPr>
                <w:sz w:val="20"/>
              </w:rPr>
            </w:pPr>
            <w:r>
              <w:rPr>
                <w:spacing w:val="-2"/>
                <w:sz w:val="20"/>
              </w:rPr>
              <w:t>XGBoost</w:t>
            </w:r>
          </w:p>
        </w:tc>
        <w:tc>
          <w:tcPr>
            <w:tcW w:w="1140" w:type="dxa"/>
          </w:tcPr>
          <w:p w14:paraId="6C3FB6A0" w14:textId="77777777" w:rsidR="005A2A7E" w:rsidRDefault="008E3266">
            <w:pPr>
              <w:pStyle w:val="TableParagraph"/>
              <w:spacing w:before="4" w:line="196" w:lineRule="exact"/>
              <w:ind w:left="19"/>
              <w:rPr>
                <w:sz w:val="20"/>
              </w:rPr>
            </w:pPr>
            <w:r>
              <w:rPr>
                <w:spacing w:val="-4"/>
                <w:sz w:val="20"/>
              </w:rPr>
              <w:t>0.97</w:t>
            </w:r>
          </w:p>
        </w:tc>
        <w:tc>
          <w:tcPr>
            <w:tcW w:w="1340" w:type="dxa"/>
          </w:tcPr>
          <w:p w14:paraId="634E19E6" w14:textId="77777777" w:rsidR="005A2A7E" w:rsidRDefault="008E3266">
            <w:pPr>
              <w:pStyle w:val="TableParagraph"/>
              <w:spacing w:before="4" w:line="196" w:lineRule="exact"/>
              <w:ind w:left="14"/>
              <w:rPr>
                <w:sz w:val="20"/>
              </w:rPr>
            </w:pPr>
            <w:r>
              <w:rPr>
                <w:spacing w:val="-4"/>
                <w:sz w:val="20"/>
              </w:rPr>
              <w:t>0.97</w:t>
            </w:r>
          </w:p>
        </w:tc>
        <w:tc>
          <w:tcPr>
            <w:tcW w:w="1280" w:type="dxa"/>
          </w:tcPr>
          <w:p w14:paraId="46447D79" w14:textId="77777777" w:rsidR="005A2A7E" w:rsidRDefault="008E3266">
            <w:pPr>
              <w:pStyle w:val="TableParagraph"/>
              <w:spacing w:before="4" w:line="196" w:lineRule="exact"/>
              <w:ind w:left="19"/>
              <w:rPr>
                <w:sz w:val="20"/>
              </w:rPr>
            </w:pPr>
            <w:r>
              <w:rPr>
                <w:spacing w:val="-4"/>
                <w:sz w:val="20"/>
              </w:rPr>
              <w:t>0.97</w:t>
            </w:r>
          </w:p>
        </w:tc>
        <w:tc>
          <w:tcPr>
            <w:tcW w:w="1220" w:type="dxa"/>
          </w:tcPr>
          <w:p w14:paraId="4C8E5A88" w14:textId="77777777" w:rsidR="005A2A7E" w:rsidRDefault="008E3266">
            <w:pPr>
              <w:pStyle w:val="TableParagraph"/>
              <w:spacing w:before="4" w:line="196" w:lineRule="exact"/>
              <w:ind w:right="15"/>
              <w:rPr>
                <w:sz w:val="20"/>
              </w:rPr>
            </w:pPr>
            <w:r>
              <w:rPr>
                <w:spacing w:val="-4"/>
                <w:sz w:val="20"/>
              </w:rPr>
              <w:t>0.97</w:t>
            </w:r>
          </w:p>
        </w:tc>
      </w:tr>
      <w:tr w:rsidR="005A2A7E" w14:paraId="5C1FB84F" w14:textId="77777777">
        <w:trPr>
          <w:trHeight w:val="220"/>
        </w:trPr>
        <w:tc>
          <w:tcPr>
            <w:tcW w:w="1200" w:type="dxa"/>
          </w:tcPr>
          <w:p w14:paraId="3E91A206" w14:textId="77777777" w:rsidR="005A2A7E" w:rsidRDefault="008E3266">
            <w:pPr>
              <w:pStyle w:val="TableParagraph"/>
              <w:spacing w:before="9" w:line="191" w:lineRule="exact"/>
              <w:ind w:left="146"/>
              <w:jc w:val="left"/>
              <w:rPr>
                <w:sz w:val="20"/>
              </w:rPr>
            </w:pPr>
            <w:r>
              <w:rPr>
                <w:spacing w:val="-4"/>
                <w:sz w:val="20"/>
              </w:rPr>
              <w:t>[46]</w:t>
            </w:r>
          </w:p>
        </w:tc>
        <w:tc>
          <w:tcPr>
            <w:tcW w:w="1200" w:type="dxa"/>
          </w:tcPr>
          <w:p w14:paraId="7401A7CD" w14:textId="77777777" w:rsidR="005A2A7E" w:rsidRDefault="008E3266">
            <w:pPr>
              <w:pStyle w:val="TableParagraph"/>
              <w:spacing w:before="9" w:line="191" w:lineRule="exact"/>
              <w:ind w:left="111"/>
              <w:jc w:val="left"/>
              <w:rPr>
                <w:sz w:val="20"/>
              </w:rPr>
            </w:pPr>
            <w:r>
              <w:rPr>
                <w:spacing w:val="-5"/>
                <w:sz w:val="20"/>
              </w:rPr>
              <w:t>NB</w:t>
            </w:r>
          </w:p>
        </w:tc>
        <w:tc>
          <w:tcPr>
            <w:tcW w:w="1140" w:type="dxa"/>
          </w:tcPr>
          <w:p w14:paraId="7E8F6BB0" w14:textId="77777777" w:rsidR="005A2A7E" w:rsidRDefault="008E3266">
            <w:pPr>
              <w:pStyle w:val="TableParagraph"/>
              <w:spacing w:before="9" w:line="191" w:lineRule="exact"/>
              <w:ind w:left="19"/>
              <w:rPr>
                <w:sz w:val="20"/>
              </w:rPr>
            </w:pPr>
            <w:r>
              <w:rPr>
                <w:spacing w:val="-4"/>
                <w:sz w:val="20"/>
              </w:rPr>
              <w:t>0.97</w:t>
            </w:r>
          </w:p>
        </w:tc>
        <w:tc>
          <w:tcPr>
            <w:tcW w:w="1340" w:type="dxa"/>
          </w:tcPr>
          <w:p w14:paraId="5F2347AE" w14:textId="77777777" w:rsidR="005A2A7E" w:rsidRDefault="008E3266">
            <w:pPr>
              <w:pStyle w:val="TableParagraph"/>
              <w:spacing w:before="9" w:line="191" w:lineRule="exact"/>
              <w:ind w:left="14"/>
              <w:rPr>
                <w:sz w:val="20"/>
              </w:rPr>
            </w:pPr>
            <w:r>
              <w:rPr>
                <w:spacing w:val="-4"/>
                <w:sz w:val="20"/>
              </w:rPr>
              <w:t>0.97</w:t>
            </w:r>
          </w:p>
        </w:tc>
        <w:tc>
          <w:tcPr>
            <w:tcW w:w="1280" w:type="dxa"/>
          </w:tcPr>
          <w:p w14:paraId="6781CB14" w14:textId="77777777" w:rsidR="005A2A7E" w:rsidRDefault="008E3266">
            <w:pPr>
              <w:pStyle w:val="TableParagraph"/>
              <w:spacing w:before="9" w:line="191" w:lineRule="exact"/>
              <w:ind w:left="19"/>
              <w:rPr>
                <w:sz w:val="20"/>
              </w:rPr>
            </w:pPr>
            <w:r>
              <w:rPr>
                <w:spacing w:val="-4"/>
                <w:sz w:val="20"/>
              </w:rPr>
              <w:t>0.98</w:t>
            </w:r>
          </w:p>
        </w:tc>
        <w:tc>
          <w:tcPr>
            <w:tcW w:w="1220" w:type="dxa"/>
          </w:tcPr>
          <w:p w14:paraId="7958BB8B" w14:textId="77777777" w:rsidR="005A2A7E" w:rsidRDefault="008E3266">
            <w:pPr>
              <w:pStyle w:val="TableParagraph"/>
              <w:spacing w:before="9" w:line="191" w:lineRule="exact"/>
              <w:ind w:right="15"/>
              <w:rPr>
                <w:sz w:val="20"/>
              </w:rPr>
            </w:pPr>
            <w:del w:id="429" w:author="Dekan" w:date="2025-02-10T02:09:00Z">
              <w:r w:rsidDel="00AA3356">
                <w:rPr>
                  <w:sz w:val="20"/>
                </w:rPr>
                <w:delText>N/A</w:delText>
              </w:r>
              <w:r w:rsidDel="00AA3356">
                <w:rPr>
                  <w:spacing w:val="-5"/>
                  <w:sz w:val="20"/>
                </w:rPr>
                <w:delText xml:space="preserve"> </w:delText>
              </w:r>
              <w:r w:rsidDel="00AA3356">
                <w:rPr>
                  <w:spacing w:val="-10"/>
                  <w:sz w:val="20"/>
                </w:rPr>
                <w:delText>-</w:delText>
              </w:r>
            </w:del>
            <w:ins w:id="430" w:author="Dekan" w:date="2025-02-10T02:09:00Z">
              <w:r w:rsidR="00AA3356">
                <w:rPr>
                  <w:sz w:val="20"/>
                </w:rPr>
                <w:t>N/A</w:t>
              </w:r>
            </w:ins>
          </w:p>
        </w:tc>
      </w:tr>
      <w:tr w:rsidR="005A2A7E" w14:paraId="24358BEF" w14:textId="77777777">
        <w:trPr>
          <w:trHeight w:val="239"/>
        </w:trPr>
        <w:tc>
          <w:tcPr>
            <w:tcW w:w="1200" w:type="dxa"/>
          </w:tcPr>
          <w:p w14:paraId="47EE8F6E" w14:textId="77777777" w:rsidR="005A2A7E" w:rsidRDefault="008E3266">
            <w:pPr>
              <w:pStyle w:val="TableParagraph"/>
              <w:spacing w:before="14" w:line="206" w:lineRule="exact"/>
              <w:ind w:left="146"/>
              <w:jc w:val="left"/>
              <w:rPr>
                <w:sz w:val="20"/>
              </w:rPr>
            </w:pPr>
            <w:r>
              <w:rPr>
                <w:spacing w:val="-4"/>
                <w:sz w:val="20"/>
              </w:rPr>
              <w:t>[47]</w:t>
            </w:r>
          </w:p>
        </w:tc>
        <w:tc>
          <w:tcPr>
            <w:tcW w:w="1200" w:type="dxa"/>
          </w:tcPr>
          <w:p w14:paraId="26015BE9" w14:textId="77777777" w:rsidR="005A2A7E" w:rsidRDefault="008E3266">
            <w:pPr>
              <w:pStyle w:val="TableParagraph"/>
              <w:spacing w:before="14" w:line="206" w:lineRule="exact"/>
              <w:ind w:left="111"/>
              <w:jc w:val="left"/>
              <w:rPr>
                <w:sz w:val="20"/>
              </w:rPr>
            </w:pPr>
            <w:r>
              <w:rPr>
                <w:spacing w:val="-5"/>
                <w:sz w:val="20"/>
              </w:rPr>
              <w:t>RF</w:t>
            </w:r>
          </w:p>
        </w:tc>
        <w:tc>
          <w:tcPr>
            <w:tcW w:w="1140" w:type="dxa"/>
          </w:tcPr>
          <w:p w14:paraId="1D2FB12B" w14:textId="77777777" w:rsidR="005A2A7E" w:rsidRDefault="008E3266">
            <w:pPr>
              <w:pStyle w:val="TableParagraph"/>
              <w:spacing w:before="14" w:line="206" w:lineRule="exact"/>
              <w:ind w:left="19"/>
              <w:rPr>
                <w:sz w:val="20"/>
              </w:rPr>
            </w:pPr>
            <w:r>
              <w:rPr>
                <w:spacing w:val="-4"/>
                <w:sz w:val="20"/>
              </w:rPr>
              <w:t>0.99</w:t>
            </w:r>
          </w:p>
        </w:tc>
        <w:tc>
          <w:tcPr>
            <w:tcW w:w="1340" w:type="dxa"/>
          </w:tcPr>
          <w:p w14:paraId="49AC88F3" w14:textId="77777777" w:rsidR="005A2A7E" w:rsidRDefault="008E3266">
            <w:pPr>
              <w:pStyle w:val="TableParagraph"/>
              <w:spacing w:before="14" w:line="206" w:lineRule="exact"/>
              <w:ind w:left="14"/>
              <w:rPr>
                <w:sz w:val="20"/>
              </w:rPr>
            </w:pPr>
            <w:del w:id="431" w:author="Dekan" w:date="2025-02-10T02:09:00Z">
              <w:r w:rsidDel="00AA3356">
                <w:rPr>
                  <w:sz w:val="20"/>
                </w:rPr>
                <w:delText>N/A</w:delText>
              </w:r>
              <w:r w:rsidDel="00AA3356">
                <w:rPr>
                  <w:spacing w:val="-5"/>
                  <w:sz w:val="20"/>
                </w:rPr>
                <w:delText xml:space="preserve"> </w:delText>
              </w:r>
              <w:r w:rsidDel="00AA3356">
                <w:rPr>
                  <w:spacing w:val="-10"/>
                  <w:sz w:val="20"/>
                </w:rPr>
                <w:delText>-</w:delText>
              </w:r>
            </w:del>
            <w:ins w:id="432" w:author="Dekan" w:date="2025-02-10T02:09:00Z">
              <w:r w:rsidR="00AA3356">
                <w:rPr>
                  <w:sz w:val="20"/>
                </w:rPr>
                <w:t>N/A</w:t>
              </w:r>
            </w:ins>
          </w:p>
        </w:tc>
        <w:tc>
          <w:tcPr>
            <w:tcW w:w="1280" w:type="dxa"/>
          </w:tcPr>
          <w:p w14:paraId="7B0EB34E" w14:textId="77777777" w:rsidR="005A2A7E" w:rsidRDefault="008E3266">
            <w:pPr>
              <w:pStyle w:val="TableParagraph"/>
              <w:spacing w:before="14" w:line="206" w:lineRule="exact"/>
              <w:ind w:left="19"/>
              <w:rPr>
                <w:sz w:val="20"/>
              </w:rPr>
            </w:pPr>
            <w:del w:id="433" w:author="Dekan" w:date="2025-02-10T02:09:00Z">
              <w:r w:rsidDel="00AA3356">
                <w:rPr>
                  <w:sz w:val="20"/>
                </w:rPr>
                <w:delText>N/A</w:delText>
              </w:r>
              <w:r w:rsidDel="00AA3356">
                <w:rPr>
                  <w:spacing w:val="-5"/>
                  <w:sz w:val="20"/>
                </w:rPr>
                <w:delText xml:space="preserve"> </w:delText>
              </w:r>
              <w:r w:rsidDel="00AA3356">
                <w:rPr>
                  <w:spacing w:val="-10"/>
                  <w:sz w:val="20"/>
                </w:rPr>
                <w:delText>-</w:delText>
              </w:r>
            </w:del>
            <w:ins w:id="434" w:author="Dekan" w:date="2025-02-10T02:09:00Z">
              <w:r w:rsidR="00AA3356">
                <w:rPr>
                  <w:sz w:val="20"/>
                </w:rPr>
                <w:t>N/A</w:t>
              </w:r>
            </w:ins>
          </w:p>
        </w:tc>
        <w:tc>
          <w:tcPr>
            <w:tcW w:w="1220" w:type="dxa"/>
          </w:tcPr>
          <w:p w14:paraId="7E01C027" w14:textId="77777777" w:rsidR="005A2A7E" w:rsidRDefault="008E3266">
            <w:pPr>
              <w:pStyle w:val="TableParagraph"/>
              <w:spacing w:before="14" w:line="206" w:lineRule="exact"/>
              <w:ind w:right="15"/>
              <w:rPr>
                <w:sz w:val="20"/>
              </w:rPr>
            </w:pPr>
            <w:del w:id="435" w:author="Dekan" w:date="2025-02-10T02:09:00Z">
              <w:r w:rsidDel="00AA3356">
                <w:rPr>
                  <w:sz w:val="20"/>
                </w:rPr>
                <w:delText>N/A</w:delText>
              </w:r>
              <w:r w:rsidDel="00AA3356">
                <w:rPr>
                  <w:spacing w:val="-5"/>
                  <w:sz w:val="20"/>
                </w:rPr>
                <w:delText xml:space="preserve"> </w:delText>
              </w:r>
              <w:r w:rsidDel="00AA3356">
                <w:rPr>
                  <w:spacing w:val="-10"/>
                  <w:sz w:val="20"/>
                </w:rPr>
                <w:delText>-</w:delText>
              </w:r>
            </w:del>
            <w:ins w:id="436" w:author="Dekan" w:date="2025-02-10T02:09:00Z">
              <w:r w:rsidR="00AA3356">
                <w:rPr>
                  <w:sz w:val="20"/>
                </w:rPr>
                <w:t>N/A</w:t>
              </w:r>
            </w:ins>
          </w:p>
        </w:tc>
      </w:tr>
      <w:tr w:rsidR="005A2A7E" w14:paraId="11C59D20" w14:textId="77777777">
        <w:trPr>
          <w:trHeight w:val="220"/>
        </w:trPr>
        <w:tc>
          <w:tcPr>
            <w:tcW w:w="1200" w:type="dxa"/>
          </w:tcPr>
          <w:p w14:paraId="35461BBA" w14:textId="77777777" w:rsidR="005A2A7E" w:rsidRDefault="008E3266">
            <w:pPr>
              <w:pStyle w:val="TableParagraph"/>
              <w:ind w:left="146"/>
              <w:jc w:val="left"/>
              <w:rPr>
                <w:sz w:val="20"/>
              </w:rPr>
            </w:pPr>
            <w:r>
              <w:rPr>
                <w:spacing w:val="-4"/>
                <w:sz w:val="20"/>
              </w:rPr>
              <w:t>[48]</w:t>
            </w:r>
          </w:p>
        </w:tc>
        <w:tc>
          <w:tcPr>
            <w:tcW w:w="1200" w:type="dxa"/>
          </w:tcPr>
          <w:p w14:paraId="5DA2887C" w14:textId="77777777" w:rsidR="005A2A7E" w:rsidRDefault="008E3266">
            <w:pPr>
              <w:pStyle w:val="TableParagraph"/>
              <w:ind w:left="111"/>
              <w:jc w:val="left"/>
              <w:rPr>
                <w:sz w:val="20"/>
              </w:rPr>
            </w:pPr>
            <w:r>
              <w:rPr>
                <w:spacing w:val="-5"/>
                <w:sz w:val="20"/>
              </w:rPr>
              <w:t>RF</w:t>
            </w:r>
          </w:p>
        </w:tc>
        <w:tc>
          <w:tcPr>
            <w:tcW w:w="1140" w:type="dxa"/>
          </w:tcPr>
          <w:p w14:paraId="3F5AD5B0" w14:textId="77777777" w:rsidR="005A2A7E" w:rsidRDefault="008E3266">
            <w:pPr>
              <w:pStyle w:val="TableParagraph"/>
              <w:ind w:left="19"/>
              <w:rPr>
                <w:sz w:val="20"/>
              </w:rPr>
            </w:pPr>
            <w:r>
              <w:rPr>
                <w:spacing w:val="-4"/>
                <w:sz w:val="20"/>
              </w:rPr>
              <w:t>0.99</w:t>
            </w:r>
          </w:p>
        </w:tc>
        <w:tc>
          <w:tcPr>
            <w:tcW w:w="1340" w:type="dxa"/>
          </w:tcPr>
          <w:p w14:paraId="1AC49635" w14:textId="77777777" w:rsidR="005A2A7E" w:rsidRDefault="008E3266">
            <w:pPr>
              <w:pStyle w:val="TableParagraph"/>
              <w:ind w:left="14"/>
              <w:rPr>
                <w:sz w:val="20"/>
              </w:rPr>
            </w:pPr>
            <w:del w:id="437" w:author="Dekan" w:date="2025-02-10T02:09:00Z">
              <w:r w:rsidDel="00AA3356">
                <w:rPr>
                  <w:sz w:val="20"/>
                </w:rPr>
                <w:delText>N/A</w:delText>
              </w:r>
              <w:r w:rsidDel="00AA3356">
                <w:rPr>
                  <w:spacing w:val="-5"/>
                  <w:sz w:val="20"/>
                </w:rPr>
                <w:delText xml:space="preserve"> </w:delText>
              </w:r>
              <w:r w:rsidDel="00AA3356">
                <w:rPr>
                  <w:spacing w:val="-10"/>
                  <w:sz w:val="20"/>
                </w:rPr>
                <w:delText>-</w:delText>
              </w:r>
            </w:del>
            <w:ins w:id="438" w:author="Dekan" w:date="2025-02-10T02:09:00Z">
              <w:r w:rsidR="00AA3356">
                <w:rPr>
                  <w:sz w:val="20"/>
                </w:rPr>
                <w:t>N/A</w:t>
              </w:r>
            </w:ins>
          </w:p>
        </w:tc>
        <w:tc>
          <w:tcPr>
            <w:tcW w:w="1280" w:type="dxa"/>
          </w:tcPr>
          <w:p w14:paraId="02C33DDC" w14:textId="77777777" w:rsidR="005A2A7E" w:rsidRDefault="008E3266">
            <w:pPr>
              <w:pStyle w:val="TableParagraph"/>
              <w:ind w:left="19"/>
              <w:rPr>
                <w:sz w:val="20"/>
              </w:rPr>
            </w:pPr>
            <w:del w:id="439" w:author="Dekan" w:date="2025-02-10T02:09:00Z">
              <w:r w:rsidDel="00AA3356">
                <w:rPr>
                  <w:sz w:val="20"/>
                </w:rPr>
                <w:delText>N/A</w:delText>
              </w:r>
              <w:r w:rsidDel="00AA3356">
                <w:rPr>
                  <w:spacing w:val="-5"/>
                  <w:sz w:val="20"/>
                </w:rPr>
                <w:delText xml:space="preserve"> </w:delText>
              </w:r>
              <w:r w:rsidDel="00AA3356">
                <w:rPr>
                  <w:spacing w:val="-10"/>
                  <w:sz w:val="20"/>
                </w:rPr>
                <w:delText>-</w:delText>
              </w:r>
            </w:del>
            <w:ins w:id="440" w:author="Dekan" w:date="2025-02-10T02:09:00Z">
              <w:r w:rsidR="00AA3356">
                <w:rPr>
                  <w:sz w:val="20"/>
                </w:rPr>
                <w:t>N/A</w:t>
              </w:r>
            </w:ins>
          </w:p>
        </w:tc>
        <w:tc>
          <w:tcPr>
            <w:tcW w:w="1220" w:type="dxa"/>
          </w:tcPr>
          <w:p w14:paraId="1728C2CB" w14:textId="77777777" w:rsidR="005A2A7E" w:rsidRDefault="008E3266">
            <w:pPr>
              <w:pStyle w:val="TableParagraph"/>
              <w:ind w:right="15"/>
              <w:rPr>
                <w:sz w:val="20"/>
              </w:rPr>
            </w:pPr>
            <w:del w:id="441" w:author="Dekan" w:date="2025-02-10T02:09:00Z">
              <w:r w:rsidDel="00AA3356">
                <w:rPr>
                  <w:sz w:val="20"/>
                </w:rPr>
                <w:delText>N/A</w:delText>
              </w:r>
              <w:r w:rsidDel="00AA3356">
                <w:rPr>
                  <w:spacing w:val="-5"/>
                  <w:sz w:val="20"/>
                </w:rPr>
                <w:delText xml:space="preserve"> </w:delText>
              </w:r>
              <w:r w:rsidDel="00AA3356">
                <w:rPr>
                  <w:spacing w:val="-10"/>
                  <w:sz w:val="20"/>
                </w:rPr>
                <w:delText>-</w:delText>
              </w:r>
            </w:del>
            <w:ins w:id="442" w:author="Dekan" w:date="2025-02-10T02:09:00Z">
              <w:r w:rsidR="00AA3356">
                <w:rPr>
                  <w:sz w:val="20"/>
                </w:rPr>
                <w:t>N/A</w:t>
              </w:r>
            </w:ins>
          </w:p>
        </w:tc>
      </w:tr>
      <w:tr w:rsidR="005A2A7E" w14:paraId="5FFFE580" w14:textId="77777777">
        <w:trPr>
          <w:trHeight w:val="219"/>
        </w:trPr>
        <w:tc>
          <w:tcPr>
            <w:tcW w:w="1200" w:type="dxa"/>
          </w:tcPr>
          <w:p w14:paraId="652981A8" w14:textId="77777777" w:rsidR="005A2A7E" w:rsidRDefault="008E3266">
            <w:pPr>
              <w:pStyle w:val="TableParagraph"/>
              <w:spacing w:before="4" w:line="196" w:lineRule="exact"/>
              <w:ind w:left="146"/>
              <w:jc w:val="left"/>
              <w:rPr>
                <w:sz w:val="20"/>
              </w:rPr>
            </w:pPr>
            <w:r>
              <w:rPr>
                <w:sz w:val="20"/>
              </w:rPr>
              <w:t>Our</w:t>
            </w:r>
            <w:r>
              <w:rPr>
                <w:spacing w:val="-3"/>
                <w:sz w:val="20"/>
              </w:rPr>
              <w:t xml:space="preserve"> </w:t>
            </w:r>
            <w:r>
              <w:rPr>
                <w:spacing w:val="-2"/>
                <w:sz w:val="20"/>
              </w:rPr>
              <w:t>study</w:t>
            </w:r>
          </w:p>
        </w:tc>
        <w:tc>
          <w:tcPr>
            <w:tcW w:w="1200" w:type="dxa"/>
          </w:tcPr>
          <w:p w14:paraId="045FEA3E" w14:textId="77777777" w:rsidR="005A2A7E" w:rsidRDefault="008E3266">
            <w:pPr>
              <w:pStyle w:val="TableParagraph"/>
              <w:spacing w:before="4" w:line="196" w:lineRule="exact"/>
              <w:ind w:left="111"/>
              <w:jc w:val="left"/>
              <w:rPr>
                <w:sz w:val="20"/>
              </w:rPr>
            </w:pPr>
            <w:r>
              <w:rPr>
                <w:spacing w:val="-2"/>
                <w:sz w:val="20"/>
              </w:rPr>
              <w:t>XGBoost</w:t>
            </w:r>
          </w:p>
        </w:tc>
        <w:tc>
          <w:tcPr>
            <w:tcW w:w="1140" w:type="dxa"/>
          </w:tcPr>
          <w:p w14:paraId="6EAA08B0" w14:textId="77777777" w:rsidR="005A2A7E" w:rsidRDefault="008E3266">
            <w:pPr>
              <w:pStyle w:val="TableParagraph"/>
              <w:spacing w:before="4" w:line="196" w:lineRule="exact"/>
              <w:ind w:left="19"/>
              <w:rPr>
                <w:sz w:val="20"/>
              </w:rPr>
            </w:pPr>
            <w:r>
              <w:rPr>
                <w:spacing w:val="-4"/>
                <w:sz w:val="20"/>
              </w:rPr>
              <w:t>0.99</w:t>
            </w:r>
          </w:p>
        </w:tc>
        <w:tc>
          <w:tcPr>
            <w:tcW w:w="1340" w:type="dxa"/>
          </w:tcPr>
          <w:p w14:paraId="0C1C42AC" w14:textId="77777777" w:rsidR="005A2A7E" w:rsidRDefault="008E3266">
            <w:pPr>
              <w:pStyle w:val="TableParagraph"/>
              <w:spacing w:before="4" w:line="196" w:lineRule="exact"/>
              <w:ind w:left="14"/>
              <w:rPr>
                <w:sz w:val="20"/>
              </w:rPr>
            </w:pPr>
            <w:r>
              <w:rPr>
                <w:spacing w:val="-4"/>
                <w:sz w:val="20"/>
              </w:rPr>
              <w:t>0.99</w:t>
            </w:r>
          </w:p>
        </w:tc>
        <w:tc>
          <w:tcPr>
            <w:tcW w:w="1280" w:type="dxa"/>
          </w:tcPr>
          <w:p w14:paraId="33368831" w14:textId="77777777" w:rsidR="005A2A7E" w:rsidRDefault="008E3266">
            <w:pPr>
              <w:pStyle w:val="TableParagraph"/>
              <w:spacing w:before="4" w:line="196" w:lineRule="exact"/>
              <w:ind w:left="19"/>
              <w:rPr>
                <w:sz w:val="20"/>
              </w:rPr>
            </w:pPr>
            <w:r>
              <w:rPr>
                <w:spacing w:val="-4"/>
                <w:sz w:val="20"/>
              </w:rPr>
              <w:t>0.99</w:t>
            </w:r>
          </w:p>
        </w:tc>
        <w:tc>
          <w:tcPr>
            <w:tcW w:w="1220" w:type="dxa"/>
          </w:tcPr>
          <w:p w14:paraId="4E13931F" w14:textId="77777777" w:rsidR="005A2A7E" w:rsidRDefault="008E3266">
            <w:pPr>
              <w:pStyle w:val="TableParagraph"/>
              <w:spacing w:before="4" w:line="196" w:lineRule="exact"/>
              <w:ind w:right="15"/>
              <w:rPr>
                <w:sz w:val="20"/>
              </w:rPr>
            </w:pPr>
            <w:r>
              <w:rPr>
                <w:spacing w:val="-4"/>
                <w:sz w:val="20"/>
              </w:rPr>
              <w:t>0.99</w:t>
            </w:r>
          </w:p>
        </w:tc>
      </w:tr>
    </w:tbl>
    <w:p w14:paraId="77144626" w14:textId="77777777" w:rsidR="005A2A7E" w:rsidRDefault="005A2A7E">
      <w:pPr>
        <w:pStyle w:val="GvdeMetni"/>
        <w:spacing w:before="89"/>
        <w:ind w:left="0"/>
        <w:rPr>
          <w:sz w:val="20"/>
        </w:rPr>
      </w:pPr>
    </w:p>
    <w:p w14:paraId="5FD41A29" w14:textId="77777777" w:rsidR="005A2A7E" w:rsidRDefault="008E3266">
      <w:pPr>
        <w:ind w:left="247" w:right="235"/>
        <w:jc w:val="center"/>
        <w:rPr>
          <w:sz w:val="20"/>
        </w:rPr>
      </w:pPr>
      <w:r>
        <w:rPr>
          <w:sz w:val="20"/>
        </w:rPr>
        <w:t>Table</w:t>
      </w:r>
      <w:r>
        <w:rPr>
          <w:spacing w:val="-12"/>
          <w:sz w:val="20"/>
        </w:rPr>
        <w:t xml:space="preserve"> </w:t>
      </w:r>
      <w:r>
        <w:rPr>
          <w:sz w:val="20"/>
        </w:rPr>
        <w:t>12.</w:t>
      </w:r>
      <w:r>
        <w:rPr>
          <w:spacing w:val="-9"/>
          <w:sz w:val="20"/>
        </w:rPr>
        <w:t xml:space="preserve"> </w:t>
      </w:r>
      <w:r>
        <w:rPr>
          <w:sz w:val="20"/>
        </w:rPr>
        <w:t>Results</w:t>
      </w:r>
      <w:r>
        <w:rPr>
          <w:spacing w:val="-9"/>
          <w:sz w:val="20"/>
        </w:rPr>
        <w:t xml:space="preserve"> </w:t>
      </w:r>
      <w:r>
        <w:rPr>
          <w:sz w:val="20"/>
        </w:rPr>
        <w:t>for</w:t>
      </w:r>
      <w:r>
        <w:rPr>
          <w:spacing w:val="-9"/>
          <w:sz w:val="20"/>
        </w:rPr>
        <w:t xml:space="preserve"> </w:t>
      </w:r>
      <w:r>
        <w:rPr>
          <w:sz w:val="20"/>
        </w:rPr>
        <w:t>Experiments</w:t>
      </w:r>
      <w:r>
        <w:rPr>
          <w:spacing w:val="-9"/>
          <w:sz w:val="20"/>
        </w:rPr>
        <w:t xml:space="preserve"> </w:t>
      </w:r>
      <w:r>
        <w:rPr>
          <w:sz w:val="20"/>
        </w:rPr>
        <w:t>Conducted</w:t>
      </w:r>
      <w:r>
        <w:rPr>
          <w:spacing w:val="-9"/>
          <w:sz w:val="20"/>
        </w:rPr>
        <w:t xml:space="preserve"> </w:t>
      </w:r>
      <w:r>
        <w:rPr>
          <w:sz w:val="20"/>
        </w:rPr>
        <w:t>on</w:t>
      </w:r>
      <w:r>
        <w:rPr>
          <w:spacing w:val="-9"/>
          <w:sz w:val="20"/>
        </w:rPr>
        <w:t xml:space="preserve"> </w:t>
      </w:r>
      <w:r>
        <w:rPr>
          <w:sz w:val="20"/>
        </w:rPr>
        <w:t>CIRA-CIC-DoHBrw2020</w:t>
      </w:r>
      <w:r>
        <w:rPr>
          <w:spacing w:val="-9"/>
          <w:sz w:val="20"/>
        </w:rPr>
        <w:t xml:space="preserve"> </w:t>
      </w:r>
      <w:r>
        <w:rPr>
          <w:spacing w:val="-2"/>
          <w:sz w:val="20"/>
        </w:rPr>
        <w:t>Dataset</w:t>
      </w:r>
    </w:p>
    <w:p w14:paraId="66FC888F" w14:textId="77777777" w:rsidR="005A2A7E" w:rsidRDefault="005A2A7E">
      <w:pPr>
        <w:pStyle w:val="GvdeMetni"/>
        <w:spacing w:before="8"/>
        <w:ind w:left="0"/>
        <w:rPr>
          <w:sz w:val="11"/>
        </w:rPr>
      </w:pPr>
    </w:p>
    <w:tbl>
      <w:tblPr>
        <w:tblStyle w:val="TableNormal"/>
        <w:tblW w:w="0" w:type="auto"/>
        <w:tblInd w:w="984" w:type="dxa"/>
        <w:tblBorders>
          <w:top w:val="single" w:sz="8" w:space="0" w:color="BEBEBE"/>
          <w:left w:val="single" w:sz="8" w:space="0" w:color="BEBEBE"/>
          <w:bottom w:val="single" w:sz="8" w:space="0" w:color="BEBEBE"/>
          <w:right w:val="single" w:sz="8" w:space="0" w:color="BEBEBE"/>
          <w:insideH w:val="single" w:sz="8" w:space="0" w:color="BEBEBE"/>
          <w:insideV w:val="single" w:sz="8" w:space="0" w:color="BEBEBE"/>
        </w:tblBorders>
        <w:tblLayout w:type="fixed"/>
        <w:tblLook w:val="01E0" w:firstRow="1" w:lastRow="1" w:firstColumn="1" w:lastColumn="1" w:noHBand="0" w:noVBand="0"/>
      </w:tblPr>
      <w:tblGrid>
        <w:gridCol w:w="1220"/>
        <w:gridCol w:w="1360"/>
        <w:gridCol w:w="1260"/>
        <w:gridCol w:w="1260"/>
        <w:gridCol w:w="1080"/>
        <w:gridCol w:w="1140"/>
      </w:tblGrid>
      <w:tr w:rsidR="005A2A7E" w14:paraId="63842D65" w14:textId="77777777">
        <w:trPr>
          <w:trHeight w:val="219"/>
        </w:trPr>
        <w:tc>
          <w:tcPr>
            <w:tcW w:w="1220" w:type="dxa"/>
          </w:tcPr>
          <w:p w14:paraId="010FC4D9" w14:textId="77777777" w:rsidR="005A2A7E" w:rsidRDefault="008E3266">
            <w:pPr>
              <w:pStyle w:val="TableParagraph"/>
              <w:ind w:left="111"/>
              <w:jc w:val="left"/>
              <w:rPr>
                <w:b/>
                <w:sz w:val="20"/>
              </w:rPr>
            </w:pPr>
            <w:r>
              <w:rPr>
                <w:b/>
                <w:spacing w:val="-2"/>
                <w:sz w:val="20"/>
              </w:rPr>
              <w:t>Studies</w:t>
            </w:r>
          </w:p>
        </w:tc>
        <w:tc>
          <w:tcPr>
            <w:tcW w:w="1360" w:type="dxa"/>
          </w:tcPr>
          <w:p w14:paraId="54FF65B7" w14:textId="77777777" w:rsidR="005A2A7E" w:rsidRDefault="008E3266">
            <w:pPr>
              <w:pStyle w:val="TableParagraph"/>
              <w:ind w:left="29"/>
              <w:rPr>
                <w:b/>
                <w:sz w:val="20"/>
              </w:rPr>
            </w:pPr>
            <w:r>
              <w:rPr>
                <w:b/>
                <w:spacing w:val="-2"/>
                <w:sz w:val="20"/>
              </w:rPr>
              <w:t>Methods</w:t>
            </w:r>
          </w:p>
        </w:tc>
        <w:tc>
          <w:tcPr>
            <w:tcW w:w="1260" w:type="dxa"/>
          </w:tcPr>
          <w:p w14:paraId="64EDEFC0" w14:textId="77777777" w:rsidR="005A2A7E" w:rsidRDefault="008E3266">
            <w:pPr>
              <w:pStyle w:val="TableParagraph"/>
              <w:ind w:left="69" w:right="50"/>
              <w:rPr>
                <w:b/>
                <w:sz w:val="20"/>
              </w:rPr>
            </w:pPr>
            <w:r>
              <w:rPr>
                <w:b/>
                <w:spacing w:val="-2"/>
                <w:sz w:val="20"/>
              </w:rPr>
              <w:t>Accuracy</w:t>
            </w:r>
          </w:p>
        </w:tc>
        <w:tc>
          <w:tcPr>
            <w:tcW w:w="1260" w:type="dxa"/>
          </w:tcPr>
          <w:p w14:paraId="17138EFD" w14:textId="77777777" w:rsidR="005A2A7E" w:rsidRDefault="008E3266">
            <w:pPr>
              <w:pStyle w:val="TableParagraph"/>
              <w:ind w:left="69" w:right="50"/>
              <w:rPr>
                <w:b/>
                <w:sz w:val="20"/>
              </w:rPr>
            </w:pPr>
            <w:r>
              <w:rPr>
                <w:b/>
                <w:spacing w:val="-2"/>
                <w:sz w:val="20"/>
              </w:rPr>
              <w:t>Precision</w:t>
            </w:r>
          </w:p>
        </w:tc>
        <w:tc>
          <w:tcPr>
            <w:tcW w:w="1080" w:type="dxa"/>
          </w:tcPr>
          <w:p w14:paraId="64614B83" w14:textId="77777777" w:rsidR="005A2A7E" w:rsidRDefault="008E3266">
            <w:pPr>
              <w:pStyle w:val="TableParagraph"/>
              <w:ind w:left="69" w:right="50"/>
              <w:rPr>
                <w:b/>
                <w:sz w:val="20"/>
              </w:rPr>
            </w:pPr>
            <w:r>
              <w:rPr>
                <w:b/>
                <w:spacing w:val="-2"/>
                <w:sz w:val="20"/>
              </w:rPr>
              <w:t>Recall</w:t>
            </w:r>
          </w:p>
        </w:tc>
        <w:tc>
          <w:tcPr>
            <w:tcW w:w="1140" w:type="dxa"/>
          </w:tcPr>
          <w:p w14:paraId="039AC4FF" w14:textId="77777777" w:rsidR="005A2A7E" w:rsidRDefault="008E3266">
            <w:pPr>
              <w:pStyle w:val="TableParagraph"/>
              <w:ind w:left="19"/>
              <w:rPr>
                <w:b/>
                <w:sz w:val="20"/>
              </w:rPr>
            </w:pPr>
            <w:r>
              <w:rPr>
                <w:b/>
                <w:spacing w:val="-2"/>
                <w:sz w:val="20"/>
              </w:rPr>
              <w:t>F1-score</w:t>
            </w:r>
          </w:p>
        </w:tc>
      </w:tr>
      <w:tr w:rsidR="005A2A7E" w14:paraId="4D0F6519" w14:textId="77777777">
        <w:trPr>
          <w:trHeight w:val="220"/>
        </w:trPr>
        <w:tc>
          <w:tcPr>
            <w:tcW w:w="1220" w:type="dxa"/>
          </w:tcPr>
          <w:p w14:paraId="60CE75D3" w14:textId="77777777" w:rsidR="005A2A7E" w:rsidRDefault="008E3266">
            <w:pPr>
              <w:pStyle w:val="TableParagraph"/>
              <w:spacing w:before="5" w:line="195" w:lineRule="exact"/>
              <w:ind w:left="161"/>
              <w:jc w:val="left"/>
              <w:rPr>
                <w:sz w:val="20"/>
              </w:rPr>
            </w:pPr>
            <w:r>
              <w:rPr>
                <w:spacing w:val="-4"/>
                <w:sz w:val="20"/>
              </w:rPr>
              <w:t>[49]</w:t>
            </w:r>
          </w:p>
        </w:tc>
        <w:tc>
          <w:tcPr>
            <w:tcW w:w="1360" w:type="dxa"/>
          </w:tcPr>
          <w:p w14:paraId="6B8AFC56" w14:textId="77777777" w:rsidR="005A2A7E" w:rsidRDefault="008E3266">
            <w:pPr>
              <w:pStyle w:val="TableParagraph"/>
              <w:spacing w:before="5" w:line="195" w:lineRule="exact"/>
              <w:ind w:left="29"/>
              <w:rPr>
                <w:sz w:val="20"/>
              </w:rPr>
            </w:pPr>
            <w:r>
              <w:rPr>
                <w:spacing w:val="-4"/>
                <w:sz w:val="20"/>
              </w:rPr>
              <w:t>RF,</w:t>
            </w:r>
            <w:r>
              <w:rPr>
                <w:spacing w:val="-6"/>
                <w:sz w:val="20"/>
              </w:rPr>
              <w:t xml:space="preserve"> </w:t>
            </w:r>
            <w:r>
              <w:rPr>
                <w:spacing w:val="-4"/>
                <w:sz w:val="20"/>
              </w:rPr>
              <w:t>DT,</w:t>
            </w:r>
            <w:r>
              <w:rPr>
                <w:spacing w:val="-6"/>
                <w:sz w:val="20"/>
              </w:rPr>
              <w:t xml:space="preserve"> </w:t>
            </w:r>
            <w:r>
              <w:rPr>
                <w:spacing w:val="-5"/>
                <w:sz w:val="20"/>
              </w:rPr>
              <w:t>SVM</w:t>
            </w:r>
          </w:p>
        </w:tc>
        <w:tc>
          <w:tcPr>
            <w:tcW w:w="1260" w:type="dxa"/>
          </w:tcPr>
          <w:p w14:paraId="4DFF6388" w14:textId="77777777" w:rsidR="005A2A7E" w:rsidRDefault="008E3266">
            <w:pPr>
              <w:pStyle w:val="TableParagraph"/>
              <w:spacing w:before="5" w:line="195" w:lineRule="exact"/>
              <w:ind w:left="69" w:right="50"/>
              <w:rPr>
                <w:sz w:val="20"/>
              </w:rPr>
            </w:pPr>
            <w:r>
              <w:rPr>
                <w:spacing w:val="-4"/>
                <w:sz w:val="20"/>
              </w:rPr>
              <w:t>0.99</w:t>
            </w:r>
          </w:p>
        </w:tc>
        <w:tc>
          <w:tcPr>
            <w:tcW w:w="1260" w:type="dxa"/>
          </w:tcPr>
          <w:p w14:paraId="599A2EA6" w14:textId="77777777" w:rsidR="005A2A7E" w:rsidRDefault="008E3266">
            <w:pPr>
              <w:pStyle w:val="TableParagraph"/>
              <w:spacing w:before="5" w:line="195" w:lineRule="exact"/>
              <w:ind w:left="69" w:right="50"/>
              <w:rPr>
                <w:sz w:val="20"/>
              </w:rPr>
            </w:pPr>
            <w:r>
              <w:rPr>
                <w:spacing w:val="-4"/>
                <w:sz w:val="20"/>
              </w:rPr>
              <w:t>N/A</w:t>
            </w:r>
            <w:del w:id="443" w:author="Dekan" w:date="2025-02-10T02:08:00Z">
              <w:r w:rsidDel="00AA3356">
                <w:rPr>
                  <w:spacing w:val="-4"/>
                  <w:sz w:val="20"/>
                </w:rPr>
                <w:delText>-</w:delText>
              </w:r>
            </w:del>
          </w:p>
        </w:tc>
        <w:tc>
          <w:tcPr>
            <w:tcW w:w="1080" w:type="dxa"/>
          </w:tcPr>
          <w:p w14:paraId="0AFC72C5" w14:textId="77777777" w:rsidR="005A2A7E" w:rsidRDefault="008E3266">
            <w:pPr>
              <w:pStyle w:val="TableParagraph"/>
              <w:spacing w:before="5" w:line="195" w:lineRule="exact"/>
              <w:ind w:left="69" w:right="50"/>
              <w:rPr>
                <w:sz w:val="20"/>
              </w:rPr>
            </w:pPr>
            <w:r>
              <w:rPr>
                <w:sz w:val="20"/>
              </w:rPr>
              <w:t>N/A</w:t>
            </w:r>
            <w:del w:id="444" w:author="Dekan" w:date="2025-02-10T02:08:00Z">
              <w:r w:rsidDel="00AA3356">
                <w:rPr>
                  <w:spacing w:val="-5"/>
                  <w:sz w:val="20"/>
                </w:rPr>
                <w:delText xml:space="preserve"> </w:delText>
              </w:r>
              <w:r w:rsidDel="00AA3356">
                <w:rPr>
                  <w:spacing w:val="-10"/>
                  <w:sz w:val="20"/>
                </w:rPr>
                <w:delText>-</w:delText>
              </w:r>
            </w:del>
          </w:p>
        </w:tc>
        <w:tc>
          <w:tcPr>
            <w:tcW w:w="1140" w:type="dxa"/>
          </w:tcPr>
          <w:p w14:paraId="11CBA897" w14:textId="77777777" w:rsidR="005A2A7E" w:rsidRDefault="008E3266">
            <w:pPr>
              <w:pStyle w:val="TableParagraph"/>
              <w:spacing w:before="5" w:line="195" w:lineRule="exact"/>
              <w:ind w:left="19"/>
              <w:rPr>
                <w:sz w:val="20"/>
              </w:rPr>
            </w:pPr>
            <w:r>
              <w:rPr>
                <w:sz w:val="20"/>
              </w:rPr>
              <w:t>N/A</w:t>
            </w:r>
            <w:del w:id="445" w:author="Dekan" w:date="2025-02-10T02:08:00Z">
              <w:r w:rsidDel="00AA3356">
                <w:rPr>
                  <w:spacing w:val="-5"/>
                  <w:sz w:val="20"/>
                </w:rPr>
                <w:delText xml:space="preserve"> </w:delText>
              </w:r>
              <w:r w:rsidDel="00AA3356">
                <w:rPr>
                  <w:spacing w:val="-10"/>
                  <w:sz w:val="20"/>
                </w:rPr>
                <w:delText>-</w:delText>
              </w:r>
            </w:del>
          </w:p>
        </w:tc>
      </w:tr>
      <w:tr w:rsidR="005A2A7E" w14:paraId="7F5DE340" w14:textId="77777777">
        <w:trPr>
          <w:trHeight w:val="239"/>
        </w:trPr>
        <w:tc>
          <w:tcPr>
            <w:tcW w:w="1220" w:type="dxa"/>
          </w:tcPr>
          <w:p w14:paraId="62A64B6B" w14:textId="77777777" w:rsidR="005A2A7E" w:rsidRDefault="008E3266">
            <w:pPr>
              <w:pStyle w:val="TableParagraph"/>
              <w:spacing w:before="10" w:line="210" w:lineRule="exact"/>
              <w:ind w:left="161"/>
              <w:jc w:val="left"/>
              <w:rPr>
                <w:sz w:val="20"/>
              </w:rPr>
            </w:pPr>
            <w:r>
              <w:rPr>
                <w:spacing w:val="-4"/>
                <w:sz w:val="20"/>
              </w:rPr>
              <w:t>[50]</w:t>
            </w:r>
          </w:p>
        </w:tc>
        <w:tc>
          <w:tcPr>
            <w:tcW w:w="1360" w:type="dxa"/>
          </w:tcPr>
          <w:p w14:paraId="20A831D2" w14:textId="77777777" w:rsidR="005A2A7E" w:rsidRDefault="008E3266">
            <w:pPr>
              <w:pStyle w:val="TableParagraph"/>
              <w:spacing w:before="10" w:line="210" w:lineRule="exact"/>
              <w:ind w:left="29"/>
              <w:rPr>
                <w:sz w:val="20"/>
              </w:rPr>
            </w:pPr>
            <w:r>
              <w:rPr>
                <w:spacing w:val="-5"/>
                <w:sz w:val="20"/>
              </w:rPr>
              <w:t>GB</w:t>
            </w:r>
          </w:p>
        </w:tc>
        <w:tc>
          <w:tcPr>
            <w:tcW w:w="1260" w:type="dxa"/>
          </w:tcPr>
          <w:p w14:paraId="6F8C18FB" w14:textId="77777777" w:rsidR="005A2A7E" w:rsidRDefault="008E3266">
            <w:pPr>
              <w:pStyle w:val="TableParagraph"/>
              <w:spacing w:before="10" w:line="210" w:lineRule="exact"/>
              <w:ind w:left="69"/>
              <w:rPr>
                <w:sz w:val="20"/>
              </w:rPr>
            </w:pPr>
            <w:r>
              <w:rPr>
                <w:spacing w:val="-4"/>
                <w:sz w:val="20"/>
              </w:rPr>
              <w:t>0.90</w:t>
            </w:r>
          </w:p>
        </w:tc>
        <w:tc>
          <w:tcPr>
            <w:tcW w:w="1260" w:type="dxa"/>
          </w:tcPr>
          <w:p w14:paraId="6CA75143" w14:textId="77777777" w:rsidR="005A2A7E" w:rsidRDefault="008E3266">
            <w:pPr>
              <w:pStyle w:val="TableParagraph"/>
              <w:spacing w:before="10" w:line="210" w:lineRule="exact"/>
              <w:ind w:left="69"/>
              <w:rPr>
                <w:sz w:val="20"/>
              </w:rPr>
            </w:pPr>
            <w:r>
              <w:rPr>
                <w:spacing w:val="-4"/>
                <w:sz w:val="20"/>
              </w:rPr>
              <w:t>0.90</w:t>
            </w:r>
          </w:p>
        </w:tc>
        <w:tc>
          <w:tcPr>
            <w:tcW w:w="1080" w:type="dxa"/>
          </w:tcPr>
          <w:p w14:paraId="69E56FBF" w14:textId="77777777" w:rsidR="005A2A7E" w:rsidRDefault="008E3266">
            <w:pPr>
              <w:pStyle w:val="TableParagraph"/>
              <w:spacing w:before="10" w:line="210" w:lineRule="exact"/>
              <w:ind w:left="69"/>
              <w:rPr>
                <w:sz w:val="20"/>
              </w:rPr>
            </w:pPr>
            <w:r>
              <w:rPr>
                <w:spacing w:val="-4"/>
                <w:sz w:val="20"/>
              </w:rPr>
              <w:t>0.90</w:t>
            </w:r>
          </w:p>
        </w:tc>
        <w:tc>
          <w:tcPr>
            <w:tcW w:w="1140" w:type="dxa"/>
          </w:tcPr>
          <w:p w14:paraId="21FCEEB2" w14:textId="77777777" w:rsidR="005A2A7E" w:rsidRDefault="008E3266">
            <w:pPr>
              <w:pStyle w:val="TableParagraph"/>
              <w:spacing w:before="10" w:line="210" w:lineRule="exact"/>
              <w:ind w:left="19"/>
              <w:rPr>
                <w:sz w:val="20"/>
              </w:rPr>
            </w:pPr>
            <w:r>
              <w:rPr>
                <w:sz w:val="20"/>
              </w:rPr>
              <w:t>N/A</w:t>
            </w:r>
            <w:del w:id="446" w:author="Dekan" w:date="2025-02-10T02:08:00Z">
              <w:r w:rsidDel="00AA3356">
                <w:rPr>
                  <w:spacing w:val="-5"/>
                  <w:sz w:val="20"/>
                </w:rPr>
                <w:delText xml:space="preserve"> </w:delText>
              </w:r>
              <w:r w:rsidDel="00AA3356">
                <w:rPr>
                  <w:spacing w:val="-10"/>
                  <w:sz w:val="20"/>
                </w:rPr>
                <w:delText>-</w:delText>
              </w:r>
            </w:del>
          </w:p>
        </w:tc>
      </w:tr>
      <w:tr w:rsidR="005A2A7E" w14:paraId="2FD552CF" w14:textId="77777777">
        <w:trPr>
          <w:trHeight w:val="220"/>
        </w:trPr>
        <w:tc>
          <w:tcPr>
            <w:tcW w:w="1220" w:type="dxa"/>
          </w:tcPr>
          <w:p w14:paraId="4FE3FE1E" w14:textId="77777777" w:rsidR="005A2A7E" w:rsidRDefault="008E3266">
            <w:pPr>
              <w:pStyle w:val="TableParagraph"/>
              <w:ind w:left="111"/>
              <w:jc w:val="left"/>
              <w:rPr>
                <w:sz w:val="20"/>
              </w:rPr>
            </w:pPr>
            <w:r>
              <w:rPr>
                <w:sz w:val="20"/>
              </w:rPr>
              <w:t>Our</w:t>
            </w:r>
            <w:r>
              <w:rPr>
                <w:spacing w:val="-3"/>
                <w:sz w:val="20"/>
              </w:rPr>
              <w:t xml:space="preserve"> </w:t>
            </w:r>
            <w:r>
              <w:rPr>
                <w:spacing w:val="-2"/>
                <w:sz w:val="20"/>
              </w:rPr>
              <w:t>study</w:t>
            </w:r>
          </w:p>
        </w:tc>
        <w:tc>
          <w:tcPr>
            <w:tcW w:w="1360" w:type="dxa"/>
          </w:tcPr>
          <w:p w14:paraId="7898A614" w14:textId="77777777" w:rsidR="005A2A7E" w:rsidRDefault="008E3266">
            <w:pPr>
              <w:pStyle w:val="TableParagraph"/>
              <w:ind w:left="29"/>
              <w:rPr>
                <w:sz w:val="20"/>
              </w:rPr>
            </w:pPr>
            <w:r>
              <w:rPr>
                <w:spacing w:val="-2"/>
                <w:sz w:val="20"/>
              </w:rPr>
              <w:t>XGBoost</w:t>
            </w:r>
          </w:p>
        </w:tc>
        <w:tc>
          <w:tcPr>
            <w:tcW w:w="1260" w:type="dxa"/>
          </w:tcPr>
          <w:p w14:paraId="13283DA9" w14:textId="77777777" w:rsidR="005A2A7E" w:rsidRDefault="008E3266">
            <w:pPr>
              <w:pStyle w:val="TableParagraph"/>
              <w:ind w:left="69" w:right="50"/>
              <w:rPr>
                <w:sz w:val="20"/>
              </w:rPr>
            </w:pPr>
            <w:r>
              <w:rPr>
                <w:spacing w:val="-4"/>
                <w:sz w:val="20"/>
              </w:rPr>
              <w:t>1.00</w:t>
            </w:r>
          </w:p>
        </w:tc>
        <w:tc>
          <w:tcPr>
            <w:tcW w:w="1260" w:type="dxa"/>
          </w:tcPr>
          <w:p w14:paraId="09D2418F" w14:textId="77777777" w:rsidR="005A2A7E" w:rsidRDefault="008E3266">
            <w:pPr>
              <w:pStyle w:val="TableParagraph"/>
              <w:ind w:left="69" w:right="50"/>
              <w:rPr>
                <w:sz w:val="20"/>
              </w:rPr>
            </w:pPr>
            <w:r>
              <w:rPr>
                <w:spacing w:val="-4"/>
                <w:sz w:val="20"/>
              </w:rPr>
              <w:t>1.00</w:t>
            </w:r>
          </w:p>
        </w:tc>
        <w:tc>
          <w:tcPr>
            <w:tcW w:w="1080" w:type="dxa"/>
          </w:tcPr>
          <w:p w14:paraId="6229B129" w14:textId="77777777" w:rsidR="005A2A7E" w:rsidRDefault="008E3266">
            <w:pPr>
              <w:pStyle w:val="TableParagraph"/>
              <w:ind w:left="69" w:right="50"/>
              <w:rPr>
                <w:sz w:val="20"/>
              </w:rPr>
            </w:pPr>
            <w:r>
              <w:rPr>
                <w:spacing w:val="-4"/>
                <w:sz w:val="20"/>
              </w:rPr>
              <w:t>1.00</w:t>
            </w:r>
          </w:p>
        </w:tc>
        <w:tc>
          <w:tcPr>
            <w:tcW w:w="1140" w:type="dxa"/>
          </w:tcPr>
          <w:p w14:paraId="747E6428" w14:textId="77777777" w:rsidR="005A2A7E" w:rsidRDefault="008E3266">
            <w:pPr>
              <w:pStyle w:val="TableParagraph"/>
              <w:ind w:left="19"/>
              <w:rPr>
                <w:sz w:val="20"/>
              </w:rPr>
            </w:pPr>
            <w:r>
              <w:rPr>
                <w:spacing w:val="-4"/>
                <w:sz w:val="20"/>
              </w:rPr>
              <w:t>1.00</w:t>
            </w:r>
          </w:p>
        </w:tc>
      </w:tr>
    </w:tbl>
    <w:p w14:paraId="25D6A7D7" w14:textId="77777777" w:rsidR="005A2A7E" w:rsidRDefault="008E3266">
      <w:pPr>
        <w:spacing w:before="202"/>
        <w:ind w:left="247" w:right="235"/>
        <w:jc w:val="center"/>
        <w:rPr>
          <w:sz w:val="20"/>
        </w:rPr>
      </w:pPr>
      <w:r>
        <w:rPr>
          <w:sz w:val="20"/>
        </w:rPr>
        <w:t>Table</w:t>
      </w:r>
      <w:r>
        <w:rPr>
          <w:spacing w:val="-9"/>
          <w:sz w:val="20"/>
        </w:rPr>
        <w:t xml:space="preserve"> </w:t>
      </w:r>
      <w:r>
        <w:rPr>
          <w:sz w:val="20"/>
        </w:rPr>
        <w:t>13.</w:t>
      </w:r>
      <w:r>
        <w:rPr>
          <w:spacing w:val="-9"/>
          <w:sz w:val="20"/>
        </w:rPr>
        <w:t xml:space="preserve"> </w:t>
      </w:r>
      <w:r>
        <w:rPr>
          <w:sz w:val="20"/>
        </w:rPr>
        <w:t>Comparative</w:t>
      </w:r>
      <w:r>
        <w:rPr>
          <w:spacing w:val="-9"/>
          <w:sz w:val="20"/>
        </w:rPr>
        <w:t xml:space="preserve"> </w:t>
      </w:r>
      <w:r>
        <w:rPr>
          <w:sz w:val="20"/>
        </w:rPr>
        <w:t>Results</w:t>
      </w:r>
      <w:r>
        <w:rPr>
          <w:spacing w:val="-9"/>
          <w:sz w:val="20"/>
        </w:rPr>
        <w:t xml:space="preserve"> </w:t>
      </w:r>
      <w:r>
        <w:rPr>
          <w:sz w:val="20"/>
        </w:rPr>
        <w:t>for</w:t>
      </w:r>
      <w:r>
        <w:rPr>
          <w:spacing w:val="-9"/>
          <w:sz w:val="20"/>
        </w:rPr>
        <w:t xml:space="preserve"> </w:t>
      </w:r>
      <w:r>
        <w:rPr>
          <w:sz w:val="20"/>
        </w:rPr>
        <w:t>CICIDS2017</w:t>
      </w:r>
      <w:r>
        <w:rPr>
          <w:spacing w:val="-8"/>
          <w:sz w:val="20"/>
        </w:rPr>
        <w:t xml:space="preserve"> </w:t>
      </w:r>
      <w:r>
        <w:rPr>
          <w:spacing w:val="-2"/>
          <w:sz w:val="20"/>
        </w:rPr>
        <w:t>Dataset</w:t>
      </w:r>
    </w:p>
    <w:p w14:paraId="36F1B860" w14:textId="77777777" w:rsidR="005A2A7E" w:rsidRDefault="005A2A7E">
      <w:pPr>
        <w:pStyle w:val="GvdeMetni"/>
        <w:spacing w:before="6"/>
        <w:ind w:left="0"/>
        <w:rPr>
          <w:sz w:val="9"/>
        </w:rPr>
      </w:pPr>
    </w:p>
    <w:tbl>
      <w:tblPr>
        <w:tblStyle w:val="TableNormal"/>
        <w:tblW w:w="0" w:type="auto"/>
        <w:tblInd w:w="1044" w:type="dxa"/>
        <w:tblBorders>
          <w:top w:val="single" w:sz="8" w:space="0" w:color="BEBEBE"/>
          <w:left w:val="single" w:sz="8" w:space="0" w:color="BEBEBE"/>
          <w:bottom w:val="single" w:sz="8" w:space="0" w:color="BEBEBE"/>
          <w:right w:val="single" w:sz="8" w:space="0" w:color="BEBEBE"/>
          <w:insideH w:val="single" w:sz="8" w:space="0" w:color="BEBEBE"/>
          <w:insideV w:val="single" w:sz="8" w:space="0" w:color="BEBEBE"/>
        </w:tblBorders>
        <w:tblLayout w:type="fixed"/>
        <w:tblLook w:val="01E0" w:firstRow="1" w:lastRow="1" w:firstColumn="1" w:lastColumn="1" w:noHBand="0" w:noVBand="0"/>
      </w:tblPr>
      <w:tblGrid>
        <w:gridCol w:w="1380"/>
        <w:gridCol w:w="1240"/>
        <w:gridCol w:w="1040"/>
        <w:gridCol w:w="1260"/>
        <w:gridCol w:w="1080"/>
        <w:gridCol w:w="1240"/>
      </w:tblGrid>
      <w:tr w:rsidR="005A2A7E" w14:paraId="4D5A06D1" w14:textId="77777777">
        <w:trPr>
          <w:trHeight w:val="220"/>
        </w:trPr>
        <w:tc>
          <w:tcPr>
            <w:tcW w:w="1380" w:type="dxa"/>
          </w:tcPr>
          <w:p w14:paraId="723B0979" w14:textId="77777777" w:rsidR="005A2A7E" w:rsidRDefault="008E3266">
            <w:pPr>
              <w:pStyle w:val="TableParagraph"/>
              <w:ind w:left="111"/>
              <w:jc w:val="left"/>
              <w:rPr>
                <w:b/>
                <w:sz w:val="20"/>
              </w:rPr>
            </w:pPr>
            <w:r>
              <w:rPr>
                <w:b/>
                <w:spacing w:val="-2"/>
                <w:sz w:val="20"/>
              </w:rPr>
              <w:t>Studies</w:t>
            </w:r>
          </w:p>
        </w:tc>
        <w:tc>
          <w:tcPr>
            <w:tcW w:w="1240" w:type="dxa"/>
          </w:tcPr>
          <w:p w14:paraId="5DE7558D" w14:textId="77777777" w:rsidR="005A2A7E" w:rsidRDefault="008E3266">
            <w:pPr>
              <w:pStyle w:val="TableParagraph"/>
              <w:ind w:right="15"/>
              <w:rPr>
                <w:b/>
                <w:sz w:val="20"/>
              </w:rPr>
            </w:pPr>
            <w:r>
              <w:rPr>
                <w:b/>
                <w:spacing w:val="-2"/>
                <w:sz w:val="20"/>
              </w:rPr>
              <w:t>Methods</w:t>
            </w:r>
          </w:p>
        </w:tc>
        <w:tc>
          <w:tcPr>
            <w:tcW w:w="1040" w:type="dxa"/>
          </w:tcPr>
          <w:p w14:paraId="0EC9DFF6" w14:textId="77777777" w:rsidR="005A2A7E" w:rsidRDefault="008E3266">
            <w:pPr>
              <w:pStyle w:val="TableParagraph"/>
              <w:rPr>
                <w:b/>
                <w:sz w:val="20"/>
              </w:rPr>
            </w:pPr>
            <w:r>
              <w:rPr>
                <w:b/>
                <w:spacing w:val="-2"/>
                <w:sz w:val="20"/>
              </w:rPr>
              <w:t>Accuracy</w:t>
            </w:r>
          </w:p>
        </w:tc>
        <w:tc>
          <w:tcPr>
            <w:tcW w:w="1260" w:type="dxa"/>
          </w:tcPr>
          <w:p w14:paraId="71A19CC2" w14:textId="77777777" w:rsidR="005A2A7E" w:rsidRDefault="008E3266">
            <w:pPr>
              <w:pStyle w:val="TableParagraph"/>
              <w:ind w:left="237"/>
              <w:jc w:val="left"/>
              <w:rPr>
                <w:b/>
                <w:sz w:val="20"/>
              </w:rPr>
            </w:pPr>
            <w:r>
              <w:rPr>
                <w:b/>
                <w:spacing w:val="-2"/>
                <w:sz w:val="20"/>
              </w:rPr>
              <w:t>Precision</w:t>
            </w:r>
          </w:p>
        </w:tc>
        <w:tc>
          <w:tcPr>
            <w:tcW w:w="1080" w:type="dxa"/>
          </w:tcPr>
          <w:p w14:paraId="6007A7C0" w14:textId="77777777" w:rsidR="005A2A7E" w:rsidRDefault="008E3266">
            <w:pPr>
              <w:pStyle w:val="TableParagraph"/>
              <w:ind w:left="69" w:right="65"/>
              <w:rPr>
                <w:b/>
                <w:sz w:val="20"/>
              </w:rPr>
            </w:pPr>
            <w:r>
              <w:rPr>
                <w:b/>
                <w:spacing w:val="-2"/>
                <w:sz w:val="20"/>
              </w:rPr>
              <w:t>Recall</w:t>
            </w:r>
          </w:p>
        </w:tc>
        <w:tc>
          <w:tcPr>
            <w:tcW w:w="1240" w:type="dxa"/>
          </w:tcPr>
          <w:p w14:paraId="20BB5289" w14:textId="77777777" w:rsidR="005A2A7E" w:rsidRDefault="008E3266">
            <w:pPr>
              <w:pStyle w:val="TableParagraph"/>
              <w:ind w:right="15"/>
              <w:rPr>
                <w:b/>
                <w:sz w:val="20"/>
              </w:rPr>
            </w:pPr>
            <w:r>
              <w:rPr>
                <w:b/>
                <w:spacing w:val="-2"/>
                <w:sz w:val="20"/>
              </w:rPr>
              <w:t>F1-score</w:t>
            </w:r>
          </w:p>
        </w:tc>
      </w:tr>
      <w:tr w:rsidR="005A2A7E" w14:paraId="58BA3BF5" w14:textId="77777777">
        <w:trPr>
          <w:trHeight w:val="219"/>
        </w:trPr>
        <w:tc>
          <w:tcPr>
            <w:tcW w:w="1380" w:type="dxa"/>
            <w:vMerge w:val="restart"/>
          </w:tcPr>
          <w:p w14:paraId="11C470D9" w14:textId="77777777" w:rsidR="005A2A7E" w:rsidRDefault="008E3266">
            <w:pPr>
              <w:pStyle w:val="TableParagraph"/>
              <w:spacing w:before="4" w:line="240" w:lineRule="auto"/>
              <w:ind w:left="161"/>
              <w:jc w:val="left"/>
              <w:rPr>
                <w:sz w:val="20"/>
              </w:rPr>
            </w:pPr>
            <w:r>
              <w:rPr>
                <w:spacing w:val="-4"/>
                <w:sz w:val="20"/>
              </w:rPr>
              <w:t>[51]</w:t>
            </w:r>
          </w:p>
        </w:tc>
        <w:tc>
          <w:tcPr>
            <w:tcW w:w="1240" w:type="dxa"/>
          </w:tcPr>
          <w:p w14:paraId="3829DE0B" w14:textId="77777777" w:rsidR="005A2A7E" w:rsidRDefault="008E3266">
            <w:pPr>
              <w:pStyle w:val="TableParagraph"/>
              <w:spacing w:before="4" w:line="196" w:lineRule="exact"/>
              <w:ind w:right="15"/>
              <w:rPr>
                <w:sz w:val="20"/>
              </w:rPr>
            </w:pPr>
            <w:del w:id="447" w:author="Dekan" w:date="2025-02-10T02:24:00Z">
              <w:r w:rsidDel="00F16766">
                <w:rPr>
                  <w:spacing w:val="-5"/>
                  <w:sz w:val="20"/>
                </w:rPr>
                <w:delText>KNN</w:delText>
              </w:r>
            </w:del>
            <w:ins w:id="448" w:author="Dekan" w:date="2025-02-10T02:24:00Z">
              <w:r w:rsidR="00F16766">
                <w:rPr>
                  <w:spacing w:val="-5"/>
                  <w:sz w:val="20"/>
                </w:rPr>
                <w:t>KNN</w:t>
              </w:r>
            </w:ins>
          </w:p>
        </w:tc>
        <w:tc>
          <w:tcPr>
            <w:tcW w:w="1040" w:type="dxa"/>
          </w:tcPr>
          <w:p w14:paraId="39382217" w14:textId="77777777" w:rsidR="005A2A7E" w:rsidRDefault="008E3266">
            <w:pPr>
              <w:pStyle w:val="TableParagraph"/>
              <w:spacing w:before="4" w:line="196" w:lineRule="exact"/>
              <w:rPr>
                <w:sz w:val="20"/>
              </w:rPr>
            </w:pPr>
            <w:r>
              <w:rPr>
                <w:spacing w:val="-4"/>
                <w:sz w:val="20"/>
              </w:rPr>
              <w:t>0.99</w:t>
            </w:r>
          </w:p>
        </w:tc>
        <w:tc>
          <w:tcPr>
            <w:tcW w:w="1260" w:type="dxa"/>
          </w:tcPr>
          <w:p w14:paraId="39809AE2" w14:textId="77777777" w:rsidR="005A2A7E" w:rsidRDefault="008E3266">
            <w:pPr>
              <w:pStyle w:val="TableParagraph"/>
              <w:spacing w:before="4" w:line="196" w:lineRule="exact"/>
              <w:ind w:left="69" w:right="50"/>
              <w:rPr>
                <w:sz w:val="20"/>
              </w:rPr>
            </w:pPr>
            <w:r>
              <w:rPr>
                <w:spacing w:val="-4"/>
                <w:sz w:val="20"/>
              </w:rPr>
              <w:t>0.99</w:t>
            </w:r>
          </w:p>
        </w:tc>
        <w:tc>
          <w:tcPr>
            <w:tcW w:w="1080" w:type="dxa"/>
          </w:tcPr>
          <w:p w14:paraId="15C2915E" w14:textId="77777777" w:rsidR="005A2A7E" w:rsidRDefault="008E3266">
            <w:pPr>
              <w:pStyle w:val="TableParagraph"/>
              <w:spacing w:before="4" w:line="196" w:lineRule="exact"/>
              <w:ind w:left="69" w:right="65"/>
              <w:rPr>
                <w:sz w:val="20"/>
              </w:rPr>
            </w:pPr>
            <w:r>
              <w:rPr>
                <w:spacing w:val="-4"/>
                <w:sz w:val="20"/>
              </w:rPr>
              <w:t>0.99</w:t>
            </w:r>
          </w:p>
        </w:tc>
        <w:tc>
          <w:tcPr>
            <w:tcW w:w="1240" w:type="dxa"/>
          </w:tcPr>
          <w:p w14:paraId="644F7EA4" w14:textId="77777777" w:rsidR="005A2A7E" w:rsidRDefault="008E3266">
            <w:pPr>
              <w:pStyle w:val="TableParagraph"/>
              <w:spacing w:before="4" w:line="196" w:lineRule="exact"/>
              <w:ind w:right="15"/>
              <w:rPr>
                <w:sz w:val="20"/>
              </w:rPr>
            </w:pPr>
            <w:r>
              <w:rPr>
                <w:spacing w:val="-4"/>
                <w:sz w:val="20"/>
              </w:rPr>
              <w:t>0.99</w:t>
            </w:r>
          </w:p>
        </w:tc>
      </w:tr>
      <w:tr w:rsidR="005A2A7E" w14:paraId="633042C9" w14:textId="77777777">
        <w:trPr>
          <w:trHeight w:val="220"/>
        </w:trPr>
        <w:tc>
          <w:tcPr>
            <w:tcW w:w="1380" w:type="dxa"/>
            <w:vMerge/>
            <w:tcBorders>
              <w:top w:val="nil"/>
            </w:tcBorders>
          </w:tcPr>
          <w:p w14:paraId="7B9B12CC" w14:textId="77777777" w:rsidR="005A2A7E" w:rsidRDefault="005A2A7E">
            <w:pPr>
              <w:rPr>
                <w:sz w:val="2"/>
                <w:szCs w:val="2"/>
              </w:rPr>
            </w:pPr>
          </w:p>
        </w:tc>
        <w:tc>
          <w:tcPr>
            <w:tcW w:w="1240" w:type="dxa"/>
          </w:tcPr>
          <w:p w14:paraId="072D126D" w14:textId="77777777" w:rsidR="005A2A7E" w:rsidRDefault="008E3266">
            <w:pPr>
              <w:pStyle w:val="TableParagraph"/>
              <w:spacing w:before="9" w:line="191" w:lineRule="exact"/>
              <w:ind w:right="15"/>
              <w:rPr>
                <w:sz w:val="20"/>
              </w:rPr>
            </w:pPr>
            <w:r>
              <w:rPr>
                <w:spacing w:val="-5"/>
                <w:sz w:val="20"/>
              </w:rPr>
              <w:t>SVM</w:t>
            </w:r>
          </w:p>
        </w:tc>
        <w:tc>
          <w:tcPr>
            <w:tcW w:w="1040" w:type="dxa"/>
          </w:tcPr>
          <w:p w14:paraId="67288BE1" w14:textId="77777777" w:rsidR="005A2A7E" w:rsidRDefault="008E3266">
            <w:pPr>
              <w:pStyle w:val="TableParagraph"/>
              <w:spacing w:before="9" w:line="191" w:lineRule="exact"/>
              <w:rPr>
                <w:sz w:val="20"/>
              </w:rPr>
            </w:pPr>
            <w:r>
              <w:rPr>
                <w:spacing w:val="-4"/>
                <w:sz w:val="20"/>
              </w:rPr>
              <w:t>0.75</w:t>
            </w:r>
          </w:p>
        </w:tc>
        <w:tc>
          <w:tcPr>
            <w:tcW w:w="1260" w:type="dxa"/>
          </w:tcPr>
          <w:p w14:paraId="198B1DFE" w14:textId="77777777" w:rsidR="005A2A7E" w:rsidRDefault="008E3266">
            <w:pPr>
              <w:pStyle w:val="TableParagraph"/>
              <w:spacing w:before="9" w:line="191" w:lineRule="exact"/>
              <w:ind w:left="69" w:right="50"/>
              <w:rPr>
                <w:sz w:val="20"/>
              </w:rPr>
            </w:pPr>
            <w:r>
              <w:rPr>
                <w:spacing w:val="-4"/>
                <w:sz w:val="20"/>
              </w:rPr>
              <w:t>0.99</w:t>
            </w:r>
          </w:p>
        </w:tc>
        <w:tc>
          <w:tcPr>
            <w:tcW w:w="1080" w:type="dxa"/>
          </w:tcPr>
          <w:p w14:paraId="090A584B" w14:textId="77777777" w:rsidR="005A2A7E" w:rsidRDefault="008E3266">
            <w:pPr>
              <w:pStyle w:val="TableParagraph"/>
              <w:spacing w:before="9" w:line="191" w:lineRule="exact"/>
              <w:ind w:left="69" w:right="65"/>
              <w:rPr>
                <w:sz w:val="20"/>
              </w:rPr>
            </w:pPr>
            <w:r>
              <w:rPr>
                <w:spacing w:val="-4"/>
                <w:sz w:val="20"/>
              </w:rPr>
              <w:t>0.75</w:t>
            </w:r>
          </w:p>
        </w:tc>
        <w:tc>
          <w:tcPr>
            <w:tcW w:w="1240" w:type="dxa"/>
          </w:tcPr>
          <w:p w14:paraId="6CE9DF81" w14:textId="77777777" w:rsidR="005A2A7E" w:rsidRDefault="008E3266">
            <w:pPr>
              <w:pStyle w:val="TableParagraph"/>
              <w:spacing w:before="9" w:line="191" w:lineRule="exact"/>
              <w:ind w:right="15"/>
              <w:rPr>
                <w:sz w:val="20"/>
              </w:rPr>
            </w:pPr>
            <w:r>
              <w:rPr>
                <w:spacing w:val="-4"/>
                <w:sz w:val="20"/>
              </w:rPr>
              <w:t>0.76</w:t>
            </w:r>
          </w:p>
        </w:tc>
      </w:tr>
      <w:tr w:rsidR="005A2A7E" w14:paraId="5F458FCB" w14:textId="77777777">
        <w:trPr>
          <w:trHeight w:val="240"/>
        </w:trPr>
        <w:tc>
          <w:tcPr>
            <w:tcW w:w="1380" w:type="dxa"/>
            <w:vMerge/>
            <w:tcBorders>
              <w:top w:val="nil"/>
            </w:tcBorders>
          </w:tcPr>
          <w:p w14:paraId="4D7EFAA7" w14:textId="77777777" w:rsidR="005A2A7E" w:rsidRDefault="005A2A7E">
            <w:pPr>
              <w:rPr>
                <w:sz w:val="2"/>
                <w:szCs w:val="2"/>
              </w:rPr>
            </w:pPr>
          </w:p>
        </w:tc>
        <w:tc>
          <w:tcPr>
            <w:tcW w:w="1240" w:type="dxa"/>
          </w:tcPr>
          <w:p w14:paraId="1B62A625" w14:textId="77777777" w:rsidR="005A2A7E" w:rsidRDefault="008E3266">
            <w:pPr>
              <w:pStyle w:val="TableParagraph"/>
              <w:spacing w:before="14" w:line="206" w:lineRule="exact"/>
              <w:ind w:right="15"/>
              <w:rPr>
                <w:sz w:val="20"/>
              </w:rPr>
            </w:pPr>
            <w:r>
              <w:rPr>
                <w:spacing w:val="-5"/>
                <w:sz w:val="20"/>
              </w:rPr>
              <w:t>DT</w:t>
            </w:r>
          </w:p>
        </w:tc>
        <w:tc>
          <w:tcPr>
            <w:tcW w:w="1040" w:type="dxa"/>
          </w:tcPr>
          <w:p w14:paraId="328CAC3D" w14:textId="77777777" w:rsidR="005A2A7E" w:rsidRDefault="008E3266">
            <w:pPr>
              <w:pStyle w:val="TableParagraph"/>
              <w:spacing w:before="14" w:line="206" w:lineRule="exact"/>
              <w:rPr>
                <w:sz w:val="20"/>
              </w:rPr>
            </w:pPr>
            <w:r>
              <w:rPr>
                <w:spacing w:val="-4"/>
                <w:sz w:val="20"/>
              </w:rPr>
              <w:t>0.99</w:t>
            </w:r>
          </w:p>
        </w:tc>
        <w:tc>
          <w:tcPr>
            <w:tcW w:w="1260" w:type="dxa"/>
          </w:tcPr>
          <w:p w14:paraId="59B86EFC" w14:textId="77777777" w:rsidR="005A2A7E" w:rsidRDefault="008E3266">
            <w:pPr>
              <w:pStyle w:val="TableParagraph"/>
              <w:spacing w:before="14" w:line="206" w:lineRule="exact"/>
              <w:ind w:left="69" w:right="50"/>
              <w:rPr>
                <w:sz w:val="20"/>
              </w:rPr>
            </w:pPr>
            <w:r>
              <w:rPr>
                <w:spacing w:val="-4"/>
                <w:sz w:val="20"/>
              </w:rPr>
              <w:t>0.94</w:t>
            </w:r>
          </w:p>
        </w:tc>
        <w:tc>
          <w:tcPr>
            <w:tcW w:w="1080" w:type="dxa"/>
          </w:tcPr>
          <w:p w14:paraId="138696B0" w14:textId="77777777" w:rsidR="005A2A7E" w:rsidRDefault="008E3266">
            <w:pPr>
              <w:pStyle w:val="TableParagraph"/>
              <w:spacing w:before="14" w:line="206" w:lineRule="exact"/>
              <w:ind w:left="69" w:right="65"/>
              <w:rPr>
                <w:sz w:val="20"/>
              </w:rPr>
            </w:pPr>
            <w:r>
              <w:rPr>
                <w:spacing w:val="-4"/>
                <w:sz w:val="20"/>
              </w:rPr>
              <w:t>0.99</w:t>
            </w:r>
          </w:p>
        </w:tc>
        <w:tc>
          <w:tcPr>
            <w:tcW w:w="1240" w:type="dxa"/>
          </w:tcPr>
          <w:p w14:paraId="2D4F88F3" w14:textId="77777777" w:rsidR="005A2A7E" w:rsidRDefault="008E3266">
            <w:pPr>
              <w:pStyle w:val="TableParagraph"/>
              <w:spacing w:before="14" w:line="206" w:lineRule="exact"/>
              <w:ind w:right="15"/>
              <w:rPr>
                <w:sz w:val="20"/>
              </w:rPr>
            </w:pPr>
            <w:r>
              <w:rPr>
                <w:spacing w:val="-4"/>
                <w:sz w:val="20"/>
              </w:rPr>
              <w:t>0.99</w:t>
            </w:r>
          </w:p>
        </w:tc>
      </w:tr>
      <w:tr w:rsidR="005A2A7E" w14:paraId="329F3903" w14:textId="77777777">
        <w:trPr>
          <w:trHeight w:val="220"/>
        </w:trPr>
        <w:tc>
          <w:tcPr>
            <w:tcW w:w="1380" w:type="dxa"/>
            <w:vMerge w:val="restart"/>
          </w:tcPr>
          <w:p w14:paraId="0AAA3D76" w14:textId="77777777" w:rsidR="005A2A7E" w:rsidRDefault="008E3266">
            <w:pPr>
              <w:pStyle w:val="TableParagraph"/>
              <w:spacing w:line="229" w:lineRule="exact"/>
              <w:ind w:left="161"/>
              <w:jc w:val="left"/>
              <w:rPr>
                <w:sz w:val="20"/>
              </w:rPr>
            </w:pPr>
            <w:r>
              <w:rPr>
                <w:spacing w:val="-4"/>
                <w:sz w:val="20"/>
              </w:rPr>
              <w:t>[52]</w:t>
            </w:r>
          </w:p>
        </w:tc>
        <w:tc>
          <w:tcPr>
            <w:tcW w:w="1240" w:type="dxa"/>
          </w:tcPr>
          <w:p w14:paraId="40047BC2" w14:textId="77777777" w:rsidR="005A2A7E" w:rsidRDefault="008E3266">
            <w:pPr>
              <w:pStyle w:val="TableParagraph"/>
              <w:ind w:right="15"/>
              <w:rPr>
                <w:sz w:val="20"/>
              </w:rPr>
            </w:pPr>
            <w:del w:id="449" w:author="Dekan" w:date="2025-02-10T02:24:00Z">
              <w:r w:rsidDel="00F16766">
                <w:rPr>
                  <w:spacing w:val="-5"/>
                  <w:sz w:val="20"/>
                </w:rPr>
                <w:delText>KNN</w:delText>
              </w:r>
            </w:del>
            <w:ins w:id="450" w:author="Dekan" w:date="2025-02-10T02:24:00Z">
              <w:r w:rsidR="00F16766">
                <w:rPr>
                  <w:spacing w:val="-5"/>
                  <w:sz w:val="20"/>
                </w:rPr>
                <w:t>KNN</w:t>
              </w:r>
            </w:ins>
          </w:p>
        </w:tc>
        <w:tc>
          <w:tcPr>
            <w:tcW w:w="1040" w:type="dxa"/>
          </w:tcPr>
          <w:p w14:paraId="070C9B8B" w14:textId="77777777" w:rsidR="005A2A7E" w:rsidRDefault="008E3266">
            <w:pPr>
              <w:pStyle w:val="TableParagraph"/>
              <w:rPr>
                <w:sz w:val="20"/>
              </w:rPr>
            </w:pPr>
            <w:r>
              <w:rPr>
                <w:spacing w:val="-4"/>
                <w:sz w:val="20"/>
              </w:rPr>
              <w:t>N/A</w:t>
            </w:r>
            <w:del w:id="451" w:author="Dekan" w:date="2025-02-10T02:08:00Z">
              <w:r w:rsidDel="00AA3356">
                <w:rPr>
                  <w:spacing w:val="-4"/>
                  <w:sz w:val="20"/>
                </w:rPr>
                <w:delText>-</w:delText>
              </w:r>
            </w:del>
          </w:p>
        </w:tc>
        <w:tc>
          <w:tcPr>
            <w:tcW w:w="1260" w:type="dxa"/>
          </w:tcPr>
          <w:p w14:paraId="09B7E3B7" w14:textId="77777777" w:rsidR="005A2A7E" w:rsidRDefault="008E3266">
            <w:pPr>
              <w:pStyle w:val="TableParagraph"/>
              <w:ind w:left="69" w:right="50"/>
              <w:rPr>
                <w:sz w:val="20"/>
              </w:rPr>
            </w:pPr>
            <w:r>
              <w:rPr>
                <w:spacing w:val="-4"/>
                <w:sz w:val="20"/>
              </w:rPr>
              <w:t>0.96</w:t>
            </w:r>
          </w:p>
        </w:tc>
        <w:tc>
          <w:tcPr>
            <w:tcW w:w="1080" w:type="dxa"/>
          </w:tcPr>
          <w:p w14:paraId="6EA78A24" w14:textId="77777777" w:rsidR="005A2A7E" w:rsidRDefault="008E3266">
            <w:pPr>
              <w:pStyle w:val="TableParagraph"/>
              <w:ind w:left="69" w:right="65"/>
              <w:rPr>
                <w:sz w:val="20"/>
              </w:rPr>
            </w:pPr>
            <w:r>
              <w:rPr>
                <w:spacing w:val="-4"/>
                <w:sz w:val="20"/>
              </w:rPr>
              <w:t>0.96</w:t>
            </w:r>
          </w:p>
        </w:tc>
        <w:tc>
          <w:tcPr>
            <w:tcW w:w="1240" w:type="dxa"/>
          </w:tcPr>
          <w:p w14:paraId="2C6B7CCB" w14:textId="77777777" w:rsidR="005A2A7E" w:rsidRDefault="008E3266">
            <w:pPr>
              <w:pStyle w:val="TableParagraph"/>
              <w:ind w:right="15"/>
              <w:rPr>
                <w:sz w:val="20"/>
              </w:rPr>
            </w:pPr>
            <w:r>
              <w:rPr>
                <w:spacing w:val="-4"/>
                <w:sz w:val="20"/>
              </w:rPr>
              <w:t>0.96</w:t>
            </w:r>
          </w:p>
        </w:tc>
      </w:tr>
      <w:tr w:rsidR="005A2A7E" w14:paraId="501999EF" w14:textId="77777777">
        <w:trPr>
          <w:trHeight w:val="220"/>
        </w:trPr>
        <w:tc>
          <w:tcPr>
            <w:tcW w:w="1380" w:type="dxa"/>
            <w:vMerge/>
            <w:tcBorders>
              <w:top w:val="nil"/>
            </w:tcBorders>
          </w:tcPr>
          <w:p w14:paraId="215AE396" w14:textId="77777777" w:rsidR="005A2A7E" w:rsidRDefault="005A2A7E">
            <w:pPr>
              <w:rPr>
                <w:sz w:val="2"/>
                <w:szCs w:val="2"/>
              </w:rPr>
            </w:pPr>
          </w:p>
        </w:tc>
        <w:tc>
          <w:tcPr>
            <w:tcW w:w="1240" w:type="dxa"/>
          </w:tcPr>
          <w:p w14:paraId="36D9AD83" w14:textId="77777777" w:rsidR="005A2A7E" w:rsidRDefault="008E3266">
            <w:pPr>
              <w:pStyle w:val="TableParagraph"/>
              <w:spacing w:before="4" w:line="196" w:lineRule="exact"/>
              <w:ind w:right="15"/>
              <w:rPr>
                <w:sz w:val="20"/>
              </w:rPr>
            </w:pPr>
            <w:r>
              <w:rPr>
                <w:spacing w:val="-5"/>
                <w:sz w:val="20"/>
              </w:rPr>
              <w:t>RF</w:t>
            </w:r>
          </w:p>
        </w:tc>
        <w:tc>
          <w:tcPr>
            <w:tcW w:w="1040" w:type="dxa"/>
          </w:tcPr>
          <w:p w14:paraId="57E24105" w14:textId="77777777" w:rsidR="005A2A7E" w:rsidRDefault="008E3266">
            <w:pPr>
              <w:pStyle w:val="TableParagraph"/>
              <w:spacing w:before="4" w:line="196" w:lineRule="exact"/>
              <w:rPr>
                <w:sz w:val="20"/>
              </w:rPr>
            </w:pPr>
            <w:r>
              <w:rPr>
                <w:sz w:val="20"/>
              </w:rPr>
              <w:t>N/A</w:t>
            </w:r>
            <w:del w:id="452" w:author="Dekan" w:date="2025-02-10T02:08:00Z">
              <w:r w:rsidDel="00AA3356">
                <w:rPr>
                  <w:spacing w:val="-5"/>
                  <w:sz w:val="20"/>
                </w:rPr>
                <w:delText xml:space="preserve"> </w:delText>
              </w:r>
              <w:r w:rsidDel="00AA3356">
                <w:rPr>
                  <w:spacing w:val="-10"/>
                  <w:sz w:val="20"/>
                </w:rPr>
                <w:delText>-</w:delText>
              </w:r>
            </w:del>
          </w:p>
        </w:tc>
        <w:tc>
          <w:tcPr>
            <w:tcW w:w="1260" w:type="dxa"/>
          </w:tcPr>
          <w:p w14:paraId="1DE55321" w14:textId="77777777" w:rsidR="005A2A7E" w:rsidRDefault="008E3266">
            <w:pPr>
              <w:pStyle w:val="TableParagraph"/>
              <w:spacing w:before="4" w:line="196" w:lineRule="exact"/>
              <w:ind w:left="69" w:right="50"/>
              <w:rPr>
                <w:sz w:val="20"/>
              </w:rPr>
            </w:pPr>
            <w:r>
              <w:rPr>
                <w:spacing w:val="-4"/>
                <w:sz w:val="20"/>
              </w:rPr>
              <w:t>0.98</w:t>
            </w:r>
          </w:p>
        </w:tc>
        <w:tc>
          <w:tcPr>
            <w:tcW w:w="1080" w:type="dxa"/>
          </w:tcPr>
          <w:p w14:paraId="01B2EB90" w14:textId="77777777" w:rsidR="005A2A7E" w:rsidRDefault="008E3266">
            <w:pPr>
              <w:pStyle w:val="TableParagraph"/>
              <w:spacing w:before="4" w:line="196" w:lineRule="exact"/>
              <w:ind w:left="69" w:right="65"/>
              <w:rPr>
                <w:sz w:val="20"/>
              </w:rPr>
            </w:pPr>
            <w:r>
              <w:rPr>
                <w:spacing w:val="-4"/>
                <w:sz w:val="20"/>
              </w:rPr>
              <w:t>0.97</w:t>
            </w:r>
          </w:p>
        </w:tc>
        <w:tc>
          <w:tcPr>
            <w:tcW w:w="1240" w:type="dxa"/>
          </w:tcPr>
          <w:p w14:paraId="4803AD3B" w14:textId="77777777" w:rsidR="005A2A7E" w:rsidRDefault="008E3266">
            <w:pPr>
              <w:pStyle w:val="TableParagraph"/>
              <w:spacing w:before="4" w:line="196" w:lineRule="exact"/>
              <w:ind w:right="15"/>
              <w:rPr>
                <w:sz w:val="20"/>
              </w:rPr>
            </w:pPr>
            <w:r>
              <w:rPr>
                <w:spacing w:val="-4"/>
                <w:sz w:val="20"/>
              </w:rPr>
              <w:t>0.97</w:t>
            </w:r>
          </w:p>
        </w:tc>
      </w:tr>
      <w:tr w:rsidR="005A2A7E" w14:paraId="42A4D29F" w14:textId="77777777">
        <w:trPr>
          <w:trHeight w:val="220"/>
        </w:trPr>
        <w:tc>
          <w:tcPr>
            <w:tcW w:w="1380" w:type="dxa"/>
            <w:vMerge/>
            <w:tcBorders>
              <w:top w:val="nil"/>
            </w:tcBorders>
          </w:tcPr>
          <w:p w14:paraId="01334D14" w14:textId="77777777" w:rsidR="005A2A7E" w:rsidRDefault="005A2A7E">
            <w:pPr>
              <w:rPr>
                <w:sz w:val="2"/>
                <w:szCs w:val="2"/>
              </w:rPr>
            </w:pPr>
          </w:p>
        </w:tc>
        <w:tc>
          <w:tcPr>
            <w:tcW w:w="1240" w:type="dxa"/>
          </w:tcPr>
          <w:p w14:paraId="2820B748" w14:textId="77777777" w:rsidR="005A2A7E" w:rsidRDefault="008E3266">
            <w:pPr>
              <w:pStyle w:val="TableParagraph"/>
              <w:spacing w:before="9" w:line="191" w:lineRule="exact"/>
              <w:ind w:right="15"/>
              <w:rPr>
                <w:sz w:val="20"/>
              </w:rPr>
            </w:pPr>
            <w:r>
              <w:rPr>
                <w:spacing w:val="-5"/>
                <w:sz w:val="20"/>
              </w:rPr>
              <w:t>MLP</w:t>
            </w:r>
          </w:p>
        </w:tc>
        <w:tc>
          <w:tcPr>
            <w:tcW w:w="1040" w:type="dxa"/>
          </w:tcPr>
          <w:p w14:paraId="0A2415C9" w14:textId="77777777" w:rsidR="005A2A7E" w:rsidRDefault="008E3266">
            <w:pPr>
              <w:pStyle w:val="TableParagraph"/>
              <w:spacing w:before="9" w:line="191" w:lineRule="exact"/>
              <w:rPr>
                <w:sz w:val="20"/>
              </w:rPr>
            </w:pPr>
            <w:r>
              <w:rPr>
                <w:sz w:val="20"/>
              </w:rPr>
              <w:t>N/A</w:t>
            </w:r>
            <w:del w:id="453" w:author="Dekan" w:date="2025-02-10T02:08:00Z">
              <w:r w:rsidDel="00AA3356">
                <w:rPr>
                  <w:spacing w:val="-5"/>
                  <w:sz w:val="20"/>
                </w:rPr>
                <w:delText xml:space="preserve"> </w:delText>
              </w:r>
              <w:r w:rsidDel="00AA3356">
                <w:rPr>
                  <w:spacing w:val="-10"/>
                  <w:sz w:val="20"/>
                </w:rPr>
                <w:delText>-</w:delText>
              </w:r>
            </w:del>
          </w:p>
        </w:tc>
        <w:tc>
          <w:tcPr>
            <w:tcW w:w="1260" w:type="dxa"/>
          </w:tcPr>
          <w:p w14:paraId="256469B8" w14:textId="77777777" w:rsidR="005A2A7E" w:rsidRDefault="008E3266">
            <w:pPr>
              <w:pStyle w:val="TableParagraph"/>
              <w:spacing w:before="9" w:line="191" w:lineRule="exact"/>
              <w:ind w:left="69" w:right="50"/>
              <w:rPr>
                <w:sz w:val="20"/>
              </w:rPr>
            </w:pPr>
            <w:r>
              <w:rPr>
                <w:spacing w:val="-4"/>
                <w:sz w:val="20"/>
              </w:rPr>
              <w:t>0.77</w:t>
            </w:r>
          </w:p>
        </w:tc>
        <w:tc>
          <w:tcPr>
            <w:tcW w:w="1080" w:type="dxa"/>
          </w:tcPr>
          <w:p w14:paraId="183881B0" w14:textId="77777777" w:rsidR="005A2A7E" w:rsidRDefault="008E3266">
            <w:pPr>
              <w:pStyle w:val="TableParagraph"/>
              <w:spacing w:before="9" w:line="191" w:lineRule="exact"/>
              <w:ind w:left="69" w:right="65"/>
              <w:rPr>
                <w:sz w:val="20"/>
              </w:rPr>
            </w:pPr>
            <w:r>
              <w:rPr>
                <w:spacing w:val="-4"/>
                <w:sz w:val="20"/>
              </w:rPr>
              <w:t>0.83</w:t>
            </w:r>
          </w:p>
        </w:tc>
        <w:tc>
          <w:tcPr>
            <w:tcW w:w="1240" w:type="dxa"/>
          </w:tcPr>
          <w:p w14:paraId="4AD403DB" w14:textId="77777777" w:rsidR="005A2A7E" w:rsidRDefault="008E3266">
            <w:pPr>
              <w:pStyle w:val="TableParagraph"/>
              <w:spacing w:before="9" w:line="191" w:lineRule="exact"/>
              <w:ind w:right="15"/>
              <w:rPr>
                <w:sz w:val="20"/>
              </w:rPr>
            </w:pPr>
            <w:r>
              <w:rPr>
                <w:spacing w:val="-4"/>
                <w:sz w:val="20"/>
              </w:rPr>
              <w:t>0.76</w:t>
            </w:r>
          </w:p>
        </w:tc>
      </w:tr>
      <w:tr w:rsidR="005A2A7E" w14:paraId="2ABDB7B4" w14:textId="77777777">
        <w:trPr>
          <w:trHeight w:val="240"/>
        </w:trPr>
        <w:tc>
          <w:tcPr>
            <w:tcW w:w="1380" w:type="dxa"/>
            <w:vMerge/>
            <w:tcBorders>
              <w:top w:val="nil"/>
            </w:tcBorders>
          </w:tcPr>
          <w:p w14:paraId="4830E8C4" w14:textId="77777777" w:rsidR="005A2A7E" w:rsidRDefault="005A2A7E">
            <w:pPr>
              <w:rPr>
                <w:sz w:val="2"/>
                <w:szCs w:val="2"/>
              </w:rPr>
            </w:pPr>
          </w:p>
        </w:tc>
        <w:tc>
          <w:tcPr>
            <w:tcW w:w="1240" w:type="dxa"/>
          </w:tcPr>
          <w:p w14:paraId="175E7A3A" w14:textId="77777777" w:rsidR="005A2A7E" w:rsidRDefault="008E3266">
            <w:pPr>
              <w:pStyle w:val="TableParagraph"/>
              <w:spacing w:before="14" w:line="206" w:lineRule="exact"/>
              <w:ind w:right="15"/>
              <w:rPr>
                <w:sz w:val="20"/>
              </w:rPr>
            </w:pPr>
            <w:r>
              <w:rPr>
                <w:spacing w:val="-5"/>
                <w:sz w:val="20"/>
              </w:rPr>
              <w:t>NB</w:t>
            </w:r>
          </w:p>
        </w:tc>
        <w:tc>
          <w:tcPr>
            <w:tcW w:w="1040" w:type="dxa"/>
          </w:tcPr>
          <w:p w14:paraId="1E83C070" w14:textId="77777777" w:rsidR="005A2A7E" w:rsidRDefault="008E3266">
            <w:pPr>
              <w:pStyle w:val="TableParagraph"/>
              <w:spacing w:before="14" w:line="206" w:lineRule="exact"/>
              <w:rPr>
                <w:sz w:val="20"/>
              </w:rPr>
            </w:pPr>
            <w:r>
              <w:rPr>
                <w:sz w:val="20"/>
              </w:rPr>
              <w:t>N/A</w:t>
            </w:r>
            <w:del w:id="454" w:author="Dekan" w:date="2025-02-10T02:08:00Z">
              <w:r w:rsidDel="00AA3356">
                <w:rPr>
                  <w:spacing w:val="-5"/>
                  <w:sz w:val="20"/>
                </w:rPr>
                <w:delText xml:space="preserve"> </w:delText>
              </w:r>
              <w:r w:rsidDel="00AA3356">
                <w:rPr>
                  <w:spacing w:val="-10"/>
                  <w:sz w:val="20"/>
                </w:rPr>
                <w:delText>-</w:delText>
              </w:r>
            </w:del>
          </w:p>
        </w:tc>
        <w:tc>
          <w:tcPr>
            <w:tcW w:w="1260" w:type="dxa"/>
          </w:tcPr>
          <w:p w14:paraId="3F7A5976" w14:textId="77777777" w:rsidR="005A2A7E" w:rsidRDefault="008E3266">
            <w:pPr>
              <w:pStyle w:val="TableParagraph"/>
              <w:spacing w:before="14" w:line="206" w:lineRule="exact"/>
              <w:ind w:left="69" w:right="50"/>
              <w:rPr>
                <w:sz w:val="20"/>
              </w:rPr>
            </w:pPr>
            <w:r>
              <w:rPr>
                <w:spacing w:val="-4"/>
                <w:sz w:val="20"/>
              </w:rPr>
              <w:t>0.88</w:t>
            </w:r>
          </w:p>
        </w:tc>
        <w:tc>
          <w:tcPr>
            <w:tcW w:w="1080" w:type="dxa"/>
          </w:tcPr>
          <w:p w14:paraId="53C6D65D" w14:textId="77777777" w:rsidR="005A2A7E" w:rsidRDefault="008E3266">
            <w:pPr>
              <w:pStyle w:val="TableParagraph"/>
              <w:spacing w:before="14" w:line="206" w:lineRule="exact"/>
              <w:ind w:left="69" w:right="65"/>
              <w:rPr>
                <w:sz w:val="20"/>
              </w:rPr>
            </w:pPr>
            <w:r>
              <w:rPr>
                <w:spacing w:val="-4"/>
                <w:sz w:val="20"/>
              </w:rPr>
              <w:t>0.04</w:t>
            </w:r>
          </w:p>
        </w:tc>
        <w:tc>
          <w:tcPr>
            <w:tcW w:w="1240" w:type="dxa"/>
          </w:tcPr>
          <w:p w14:paraId="0E1A871A" w14:textId="77777777" w:rsidR="005A2A7E" w:rsidRDefault="008E3266">
            <w:pPr>
              <w:pStyle w:val="TableParagraph"/>
              <w:spacing w:before="14" w:line="206" w:lineRule="exact"/>
              <w:ind w:right="15"/>
              <w:rPr>
                <w:sz w:val="20"/>
              </w:rPr>
            </w:pPr>
            <w:r>
              <w:rPr>
                <w:spacing w:val="-4"/>
                <w:sz w:val="20"/>
              </w:rPr>
              <w:t>0.04</w:t>
            </w:r>
          </w:p>
        </w:tc>
      </w:tr>
      <w:tr w:rsidR="005A2A7E" w14:paraId="0B3EC778" w14:textId="77777777">
        <w:trPr>
          <w:trHeight w:val="220"/>
        </w:trPr>
        <w:tc>
          <w:tcPr>
            <w:tcW w:w="1380" w:type="dxa"/>
            <w:vMerge w:val="restart"/>
          </w:tcPr>
          <w:p w14:paraId="4B3D4444" w14:textId="77777777" w:rsidR="005A2A7E" w:rsidRDefault="008E3266">
            <w:pPr>
              <w:pStyle w:val="TableParagraph"/>
              <w:spacing w:line="229" w:lineRule="exact"/>
              <w:ind w:left="161"/>
              <w:jc w:val="left"/>
              <w:rPr>
                <w:sz w:val="20"/>
              </w:rPr>
            </w:pPr>
            <w:r>
              <w:rPr>
                <w:spacing w:val="-4"/>
                <w:sz w:val="20"/>
              </w:rPr>
              <w:t>[53]</w:t>
            </w:r>
          </w:p>
        </w:tc>
        <w:tc>
          <w:tcPr>
            <w:tcW w:w="1240" w:type="dxa"/>
          </w:tcPr>
          <w:p w14:paraId="0870B04F" w14:textId="77777777" w:rsidR="005A2A7E" w:rsidRDefault="008E3266">
            <w:pPr>
              <w:pStyle w:val="TableParagraph"/>
              <w:ind w:right="15"/>
              <w:rPr>
                <w:sz w:val="20"/>
              </w:rPr>
            </w:pPr>
            <w:r>
              <w:rPr>
                <w:spacing w:val="-5"/>
                <w:sz w:val="20"/>
              </w:rPr>
              <w:t>RF</w:t>
            </w:r>
          </w:p>
        </w:tc>
        <w:tc>
          <w:tcPr>
            <w:tcW w:w="1040" w:type="dxa"/>
          </w:tcPr>
          <w:p w14:paraId="662884BD" w14:textId="77777777" w:rsidR="005A2A7E" w:rsidRDefault="008E3266">
            <w:pPr>
              <w:pStyle w:val="TableParagraph"/>
              <w:rPr>
                <w:sz w:val="20"/>
              </w:rPr>
            </w:pPr>
            <w:r>
              <w:rPr>
                <w:spacing w:val="-4"/>
                <w:sz w:val="20"/>
              </w:rPr>
              <w:t>0.99</w:t>
            </w:r>
          </w:p>
        </w:tc>
        <w:tc>
          <w:tcPr>
            <w:tcW w:w="1260" w:type="dxa"/>
          </w:tcPr>
          <w:p w14:paraId="3B792FC9" w14:textId="77777777" w:rsidR="005A2A7E" w:rsidRDefault="008E3266">
            <w:pPr>
              <w:pStyle w:val="TableParagraph"/>
              <w:ind w:left="69" w:right="50"/>
              <w:rPr>
                <w:sz w:val="20"/>
              </w:rPr>
            </w:pPr>
            <w:r>
              <w:rPr>
                <w:spacing w:val="-4"/>
                <w:sz w:val="20"/>
              </w:rPr>
              <w:t>0.99</w:t>
            </w:r>
          </w:p>
        </w:tc>
        <w:tc>
          <w:tcPr>
            <w:tcW w:w="1080" w:type="dxa"/>
          </w:tcPr>
          <w:p w14:paraId="332B05CA" w14:textId="77777777" w:rsidR="005A2A7E" w:rsidRDefault="008E3266">
            <w:pPr>
              <w:pStyle w:val="TableParagraph"/>
              <w:ind w:left="69" w:right="65"/>
              <w:rPr>
                <w:sz w:val="20"/>
              </w:rPr>
            </w:pPr>
            <w:r>
              <w:rPr>
                <w:spacing w:val="-4"/>
                <w:sz w:val="20"/>
              </w:rPr>
              <w:t>0.99</w:t>
            </w:r>
          </w:p>
        </w:tc>
        <w:tc>
          <w:tcPr>
            <w:tcW w:w="1240" w:type="dxa"/>
          </w:tcPr>
          <w:p w14:paraId="1489F312" w14:textId="77777777" w:rsidR="005A2A7E" w:rsidRDefault="008E3266">
            <w:pPr>
              <w:pStyle w:val="TableParagraph"/>
              <w:ind w:right="15"/>
              <w:rPr>
                <w:sz w:val="20"/>
              </w:rPr>
            </w:pPr>
            <w:r>
              <w:rPr>
                <w:spacing w:val="-4"/>
                <w:sz w:val="20"/>
              </w:rPr>
              <w:t>0.99</w:t>
            </w:r>
          </w:p>
        </w:tc>
      </w:tr>
      <w:tr w:rsidR="005A2A7E" w14:paraId="389A3AD7" w14:textId="77777777">
        <w:trPr>
          <w:trHeight w:val="220"/>
        </w:trPr>
        <w:tc>
          <w:tcPr>
            <w:tcW w:w="1380" w:type="dxa"/>
            <w:vMerge/>
            <w:tcBorders>
              <w:top w:val="nil"/>
            </w:tcBorders>
          </w:tcPr>
          <w:p w14:paraId="0276F67A" w14:textId="77777777" w:rsidR="005A2A7E" w:rsidRDefault="005A2A7E">
            <w:pPr>
              <w:rPr>
                <w:sz w:val="2"/>
                <w:szCs w:val="2"/>
              </w:rPr>
            </w:pPr>
          </w:p>
        </w:tc>
        <w:tc>
          <w:tcPr>
            <w:tcW w:w="1240" w:type="dxa"/>
          </w:tcPr>
          <w:p w14:paraId="28DA5C6C" w14:textId="77777777" w:rsidR="005A2A7E" w:rsidRDefault="008E3266">
            <w:pPr>
              <w:pStyle w:val="TableParagraph"/>
              <w:spacing w:before="4" w:line="196" w:lineRule="exact"/>
              <w:ind w:right="15"/>
              <w:rPr>
                <w:sz w:val="20"/>
              </w:rPr>
            </w:pPr>
            <w:r>
              <w:rPr>
                <w:spacing w:val="-5"/>
                <w:sz w:val="20"/>
              </w:rPr>
              <w:t>GNB</w:t>
            </w:r>
          </w:p>
        </w:tc>
        <w:tc>
          <w:tcPr>
            <w:tcW w:w="1040" w:type="dxa"/>
          </w:tcPr>
          <w:p w14:paraId="5C185441" w14:textId="77777777" w:rsidR="005A2A7E" w:rsidRDefault="008E3266">
            <w:pPr>
              <w:pStyle w:val="TableParagraph"/>
              <w:spacing w:before="4" w:line="196" w:lineRule="exact"/>
              <w:rPr>
                <w:sz w:val="20"/>
              </w:rPr>
            </w:pPr>
            <w:r>
              <w:rPr>
                <w:spacing w:val="-4"/>
                <w:sz w:val="20"/>
              </w:rPr>
              <w:t>0.81</w:t>
            </w:r>
          </w:p>
        </w:tc>
        <w:tc>
          <w:tcPr>
            <w:tcW w:w="1260" w:type="dxa"/>
          </w:tcPr>
          <w:p w14:paraId="2C653B39" w14:textId="77777777" w:rsidR="005A2A7E" w:rsidRDefault="008E3266">
            <w:pPr>
              <w:pStyle w:val="TableParagraph"/>
              <w:spacing w:before="4" w:line="196" w:lineRule="exact"/>
              <w:ind w:left="69" w:right="50"/>
              <w:rPr>
                <w:sz w:val="20"/>
              </w:rPr>
            </w:pPr>
            <w:r>
              <w:rPr>
                <w:spacing w:val="-4"/>
                <w:sz w:val="20"/>
              </w:rPr>
              <w:t>0.03</w:t>
            </w:r>
          </w:p>
        </w:tc>
        <w:tc>
          <w:tcPr>
            <w:tcW w:w="1080" w:type="dxa"/>
          </w:tcPr>
          <w:p w14:paraId="429DCBFA" w14:textId="77777777" w:rsidR="005A2A7E" w:rsidRDefault="008E3266">
            <w:pPr>
              <w:pStyle w:val="TableParagraph"/>
              <w:spacing w:before="4" w:line="196" w:lineRule="exact"/>
              <w:ind w:left="69" w:right="65"/>
              <w:rPr>
                <w:sz w:val="20"/>
              </w:rPr>
            </w:pPr>
            <w:r>
              <w:rPr>
                <w:spacing w:val="-4"/>
                <w:sz w:val="20"/>
              </w:rPr>
              <w:t>0.73</w:t>
            </w:r>
          </w:p>
        </w:tc>
        <w:tc>
          <w:tcPr>
            <w:tcW w:w="1240" w:type="dxa"/>
          </w:tcPr>
          <w:p w14:paraId="3AA72098" w14:textId="77777777" w:rsidR="005A2A7E" w:rsidRDefault="008E3266">
            <w:pPr>
              <w:pStyle w:val="TableParagraph"/>
              <w:spacing w:before="4" w:line="196" w:lineRule="exact"/>
              <w:ind w:right="15"/>
              <w:rPr>
                <w:sz w:val="20"/>
              </w:rPr>
            </w:pPr>
            <w:r>
              <w:rPr>
                <w:spacing w:val="-4"/>
                <w:sz w:val="20"/>
              </w:rPr>
              <w:t>0.07</w:t>
            </w:r>
          </w:p>
        </w:tc>
      </w:tr>
      <w:tr w:rsidR="005A2A7E" w14:paraId="31161405" w14:textId="77777777">
        <w:trPr>
          <w:trHeight w:val="220"/>
        </w:trPr>
        <w:tc>
          <w:tcPr>
            <w:tcW w:w="1380" w:type="dxa"/>
            <w:vMerge/>
            <w:tcBorders>
              <w:top w:val="nil"/>
            </w:tcBorders>
          </w:tcPr>
          <w:p w14:paraId="0FD018DC" w14:textId="77777777" w:rsidR="005A2A7E" w:rsidRDefault="005A2A7E">
            <w:pPr>
              <w:rPr>
                <w:sz w:val="2"/>
                <w:szCs w:val="2"/>
              </w:rPr>
            </w:pPr>
          </w:p>
        </w:tc>
        <w:tc>
          <w:tcPr>
            <w:tcW w:w="1240" w:type="dxa"/>
          </w:tcPr>
          <w:p w14:paraId="3D565FBA" w14:textId="77777777" w:rsidR="005A2A7E" w:rsidRDefault="008E3266">
            <w:pPr>
              <w:pStyle w:val="TableParagraph"/>
              <w:spacing w:before="9" w:line="191" w:lineRule="exact"/>
              <w:ind w:right="15"/>
              <w:rPr>
                <w:sz w:val="20"/>
              </w:rPr>
            </w:pPr>
            <w:r>
              <w:rPr>
                <w:spacing w:val="-5"/>
                <w:sz w:val="20"/>
              </w:rPr>
              <w:t>MLP</w:t>
            </w:r>
          </w:p>
        </w:tc>
        <w:tc>
          <w:tcPr>
            <w:tcW w:w="1040" w:type="dxa"/>
          </w:tcPr>
          <w:p w14:paraId="35A33810" w14:textId="77777777" w:rsidR="005A2A7E" w:rsidRDefault="008E3266">
            <w:pPr>
              <w:pStyle w:val="TableParagraph"/>
              <w:spacing w:before="9" w:line="191" w:lineRule="exact"/>
              <w:rPr>
                <w:sz w:val="20"/>
              </w:rPr>
            </w:pPr>
            <w:r>
              <w:rPr>
                <w:spacing w:val="-4"/>
                <w:sz w:val="20"/>
              </w:rPr>
              <w:t>0.99</w:t>
            </w:r>
          </w:p>
        </w:tc>
        <w:tc>
          <w:tcPr>
            <w:tcW w:w="1260" w:type="dxa"/>
          </w:tcPr>
          <w:p w14:paraId="51AAA151" w14:textId="77777777" w:rsidR="005A2A7E" w:rsidRDefault="008E3266">
            <w:pPr>
              <w:pStyle w:val="TableParagraph"/>
              <w:spacing w:before="9" w:line="191" w:lineRule="exact"/>
              <w:ind w:left="69" w:right="50"/>
              <w:rPr>
                <w:sz w:val="20"/>
              </w:rPr>
            </w:pPr>
            <w:r>
              <w:rPr>
                <w:spacing w:val="-4"/>
                <w:sz w:val="20"/>
              </w:rPr>
              <w:t>0.98</w:t>
            </w:r>
          </w:p>
        </w:tc>
        <w:tc>
          <w:tcPr>
            <w:tcW w:w="1080" w:type="dxa"/>
          </w:tcPr>
          <w:p w14:paraId="19FB82A9" w14:textId="77777777" w:rsidR="005A2A7E" w:rsidRDefault="008E3266">
            <w:pPr>
              <w:pStyle w:val="TableParagraph"/>
              <w:spacing w:before="9" w:line="191" w:lineRule="exact"/>
              <w:ind w:left="69" w:right="65"/>
              <w:rPr>
                <w:sz w:val="20"/>
              </w:rPr>
            </w:pPr>
            <w:r>
              <w:rPr>
                <w:spacing w:val="-4"/>
                <w:sz w:val="20"/>
              </w:rPr>
              <w:t>0.85</w:t>
            </w:r>
          </w:p>
        </w:tc>
        <w:tc>
          <w:tcPr>
            <w:tcW w:w="1240" w:type="dxa"/>
          </w:tcPr>
          <w:p w14:paraId="60D045E4" w14:textId="77777777" w:rsidR="005A2A7E" w:rsidRDefault="008E3266">
            <w:pPr>
              <w:pStyle w:val="TableParagraph"/>
              <w:spacing w:before="9" w:line="191" w:lineRule="exact"/>
              <w:ind w:right="15"/>
              <w:rPr>
                <w:sz w:val="20"/>
              </w:rPr>
            </w:pPr>
            <w:r>
              <w:rPr>
                <w:spacing w:val="-4"/>
                <w:sz w:val="20"/>
              </w:rPr>
              <w:t>0.91</w:t>
            </w:r>
          </w:p>
        </w:tc>
      </w:tr>
      <w:tr w:rsidR="005A2A7E" w14:paraId="7696DD32" w14:textId="77777777">
        <w:trPr>
          <w:trHeight w:val="259"/>
        </w:trPr>
        <w:tc>
          <w:tcPr>
            <w:tcW w:w="1380" w:type="dxa"/>
          </w:tcPr>
          <w:p w14:paraId="370AD5A4" w14:textId="77777777" w:rsidR="005A2A7E" w:rsidRDefault="008E3266">
            <w:pPr>
              <w:pStyle w:val="TableParagraph"/>
              <w:spacing w:before="14" w:line="226" w:lineRule="exact"/>
              <w:ind w:left="161"/>
              <w:jc w:val="left"/>
              <w:rPr>
                <w:sz w:val="20"/>
              </w:rPr>
            </w:pPr>
            <w:r>
              <w:rPr>
                <w:spacing w:val="-4"/>
                <w:sz w:val="20"/>
              </w:rPr>
              <w:t>[54]</w:t>
            </w:r>
          </w:p>
        </w:tc>
        <w:tc>
          <w:tcPr>
            <w:tcW w:w="1240" w:type="dxa"/>
          </w:tcPr>
          <w:p w14:paraId="35B2B58B" w14:textId="77777777" w:rsidR="005A2A7E" w:rsidRDefault="008E3266">
            <w:pPr>
              <w:pStyle w:val="TableParagraph"/>
              <w:spacing w:before="14" w:line="226" w:lineRule="exact"/>
              <w:ind w:right="15"/>
              <w:rPr>
                <w:sz w:val="20"/>
              </w:rPr>
            </w:pPr>
            <w:r>
              <w:rPr>
                <w:spacing w:val="-5"/>
                <w:sz w:val="20"/>
              </w:rPr>
              <w:t>MLP</w:t>
            </w:r>
          </w:p>
        </w:tc>
        <w:tc>
          <w:tcPr>
            <w:tcW w:w="1040" w:type="dxa"/>
          </w:tcPr>
          <w:p w14:paraId="23EB5B7B" w14:textId="77777777" w:rsidR="005A2A7E" w:rsidRDefault="008E3266">
            <w:pPr>
              <w:pStyle w:val="TableParagraph"/>
              <w:spacing w:before="14" w:line="226" w:lineRule="exact"/>
              <w:rPr>
                <w:sz w:val="20"/>
              </w:rPr>
            </w:pPr>
            <w:r>
              <w:rPr>
                <w:spacing w:val="-4"/>
                <w:sz w:val="20"/>
              </w:rPr>
              <w:t>0.99</w:t>
            </w:r>
          </w:p>
        </w:tc>
        <w:tc>
          <w:tcPr>
            <w:tcW w:w="1260" w:type="dxa"/>
          </w:tcPr>
          <w:p w14:paraId="17214A30" w14:textId="77777777" w:rsidR="005A2A7E" w:rsidRDefault="008E3266">
            <w:pPr>
              <w:pStyle w:val="TableParagraph"/>
              <w:spacing w:before="14" w:line="226" w:lineRule="exact"/>
              <w:ind w:left="69" w:right="50"/>
              <w:rPr>
                <w:sz w:val="20"/>
              </w:rPr>
            </w:pPr>
            <w:r>
              <w:rPr>
                <w:spacing w:val="-4"/>
                <w:sz w:val="20"/>
              </w:rPr>
              <w:t>0.99</w:t>
            </w:r>
          </w:p>
        </w:tc>
        <w:tc>
          <w:tcPr>
            <w:tcW w:w="1080" w:type="dxa"/>
          </w:tcPr>
          <w:p w14:paraId="7327D85E" w14:textId="77777777" w:rsidR="005A2A7E" w:rsidRDefault="008E3266">
            <w:pPr>
              <w:pStyle w:val="TableParagraph"/>
              <w:spacing w:before="14" w:line="226" w:lineRule="exact"/>
              <w:ind w:left="69" w:right="65"/>
              <w:rPr>
                <w:sz w:val="20"/>
              </w:rPr>
            </w:pPr>
            <w:r>
              <w:rPr>
                <w:spacing w:val="-4"/>
                <w:sz w:val="20"/>
              </w:rPr>
              <w:t>0.99</w:t>
            </w:r>
          </w:p>
        </w:tc>
        <w:tc>
          <w:tcPr>
            <w:tcW w:w="1240" w:type="dxa"/>
          </w:tcPr>
          <w:p w14:paraId="5AA4928C" w14:textId="77777777" w:rsidR="005A2A7E" w:rsidRDefault="008E3266">
            <w:pPr>
              <w:pStyle w:val="TableParagraph"/>
              <w:spacing w:before="14" w:line="226" w:lineRule="exact"/>
              <w:ind w:right="15"/>
              <w:rPr>
                <w:sz w:val="20"/>
              </w:rPr>
            </w:pPr>
            <w:r>
              <w:rPr>
                <w:spacing w:val="-4"/>
                <w:sz w:val="20"/>
              </w:rPr>
              <w:t>0.62</w:t>
            </w:r>
          </w:p>
        </w:tc>
      </w:tr>
      <w:tr w:rsidR="005A2A7E" w14:paraId="4A502CA1" w14:textId="77777777">
        <w:trPr>
          <w:trHeight w:val="240"/>
        </w:trPr>
        <w:tc>
          <w:tcPr>
            <w:tcW w:w="1380" w:type="dxa"/>
            <w:vMerge w:val="restart"/>
          </w:tcPr>
          <w:p w14:paraId="14B0CD4A" w14:textId="77777777" w:rsidR="005A2A7E" w:rsidRDefault="008E3266">
            <w:pPr>
              <w:pStyle w:val="TableParagraph"/>
              <w:spacing w:before="13" w:line="240" w:lineRule="auto"/>
              <w:ind w:left="161"/>
              <w:jc w:val="left"/>
              <w:rPr>
                <w:sz w:val="20"/>
              </w:rPr>
            </w:pPr>
            <w:r>
              <w:rPr>
                <w:spacing w:val="-4"/>
                <w:sz w:val="20"/>
              </w:rPr>
              <w:t>[55]</w:t>
            </w:r>
          </w:p>
        </w:tc>
        <w:tc>
          <w:tcPr>
            <w:tcW w:w="1240" w:type="dxa"/>
          </w:tcPr>
          <w:p w14:paraId="5DC0489A" w14:textId="77777777" w:rsidR="005A2A7E" w:rsidRDefault="008E3266">
            <w:pPr>
              <w:pStyle w:val="TableParagraph"/>
              <w:spacing w:before="13" w:line="207" w:lineRule="exact"/>
              <w:ind w:right="15"/>
              <w:rPr>
                <w:sz w:val="20"/>
              </w:rPr>
            </w:pPr>
            <w:r>
              <w:rPr>
                <w:spacing w:val="-5"/>
                <w:sz w:val="20"/>
              </w:rPr>
              <w:t>RF</w:t>
            </w:r>
          </w:p>
        </w:tc>
        <w:tc>
          <w:tcPr>
            <w:tcW w:w="1040" w:type="dxa"/>
          </w:tcPr>
          <w:p w14:paraId="34AE290B" w14:textId="77777777" w:rsidR="005A2A7E" w:rsidRDefault="008E3266">
            <w:pPr>
              <w:pStyle w:val="TableParagraph"/>
              <w:spacing w:before="13" w:line="207" w:lineRule="exact"/>
              <w:rPr>
                <w:sz w:val="20"/>
              </w:rPr>
            </w:pPr>
            <w:r>
              <w:rPr>
                <w:spacing w:val="-4"/>
                <w:sz w:val="20"/>
              </w:rPr>
              <w:t>0.99</w:t>
            </w:r>
          </w:p>
        </w:tc>
        <w:tc>
          <w:tcPr>
            <w:tcW w:w="1260" w:type="dxa"/>
          </w:tcPr>
          <w:p w14:paraId="18695075" w14:textId="77777777" w:rsidR="005A2A7E" w:rsidRDefault="008E3266">
            <w:pPr>
              <w:pStyle w:val="TableParagraph"/>
              <w:spacing w:before="13" w:line="207" w:lineRule="exact"/>
              <w:ind w:left="461"/>
              <w:jc w:val="left"/>
              <w:rPr>
                <w:sz w:val="20"/>
              </w:rPr>
            </w:pPr>
            <w:r>
              <w:rPr>
                <w:sz w:val="20"/>
              </w:rPr>
              <w:t>N/A</w:t>
            </w:r>
            <w:del w:id="455" w:author="Dekan" w:date="2025-02-10T02:08:00Z">
              <w:r w:rsidDel="00AA3356">
                <w:rPr>
                  <w:spacing w:val="-5"/>
                  <w:sz w:val="20"/>
                </w:rPr>
                <w:delText xml:space="preserve"> </w:delText>
              </w:r>
              <w:r w:rsidDel="00AA3356">
                <w:rPr>
                  <w:spacing w:val="-10"/>
                  <w:sz w:val="20"/>
                </w:rPr>
                <w:delText>-</w:delText>
              </w:r>
            </w:del>
          </w:p>
        </w:tc>
        <w:tc>
          <w:tcPr>
            <w:tcW w:w="1080" w:type="dxa"/>
          </w:tcPr>
          <w:p w14:paraId="1B405A98" w14:textId="77777777" w:rsidR="005A2A7E" w:rsidRDefault="008E3266">
            <w:pPr>
              <w:pStyle w:val="TableParagraph"/>
              <w:spacing w:before="13" w:line="207" w:lineRule="exact"/>
              <w:ind w:left="69" w:right="65"/>
              <w:rPr>
                <w:sz w:val="20"/>
              </w:rPr>
            </w:pPr>
            <w:r>
              <w:rPr>
                <w:spacing w:val="-4"/>
                <w:sz w:val="20"/>
              </w:rPr>
              <w:t>0.99</w:t>
            </w:r>
          </w:p>
        </w:tc>
        <w:tc>
          <w:tcPr>
            <w:tcW w:w="1240" w:type="dxa"/>
          </w:tcPr>
          <w:p w14:paraId="0EE034A4" w14:textId="77777777" w:rsidR="005A2A7E" w:rsidRDefault="008E3266">
            <w:pPr>
              <w:pStyle w:val="TableParagraph"/>
              <w:spacing w:before="13" w:line="207" w:lineRule="exact"/>
              <w:ind w:right="15"/>
              <w:rPr>
                <w:sz w:val="20"/>
              </w:rPr>
            </w:pPr>
            <w:r>
              <w:rPr>
                <w:sz w:val="20"/>
              </w:rPr>
              <w:t>N/A</w:t>
            </w:r>
            <w:del w:id="456" w:author="Dekan" w:date="2025-02-10T02:08:00Z">
              <w:r w:rsidDel="00AA3356">
                <w:rPr>
                  <w:spacing w:val="-5"/>
                  <w:sz w:val="20"/>
                </w:rPr>
                <w:delText xml:space="preserve"> </w:delText>
              </w:r>
              <w:r w:rsidDel="00AA3356">
                <w:rPr>
                  <w:spacing w:val="-10"/>
                  <w:sz w:val="20"/>
                </w:rPr>
                <w:delText>-</w:delText>
              </w:r>
            </w:del>
          </w:p>
        </w:tc>
      </w:tr>
      <w:tr w:rsidR="005A2A7E" w14:paraId="15B225F7" w14:textId="77777777">
        <w:trPr>
          <w:trHeight w:val="220"/>
        </w:trPr>
        <w:tc>
          <w:tcPr>
            <w:tcW w:w="1380" w:type="dxa"/>
            <w:vMerge/>
            <w:tcBorders>
              <w:top w:val="nil"/>
            </w:tcBorders>
          </w:tcPr>
          <w:p w14:paraId="00CCE70C" w14:textId="77777777" w:rsidR="005A2A7E" w:rsidRDefault="005A2A7E">
            <w:pPr>
              <w:rPr>
                <w:sz w:val="2"/>
                <w:szCs w:val="2"/>
              </w:rPr>
            </w:pPr>
          </w:p>
        </w:tc>
        <w:tc>
          <w:tcPr>
            <w:tcW w:w="1240" w:type="dxa"/>
          </w:tcPr>
          <w:p w14:paraId="4FC86092" w14:textId="77777777" w:rsidR="005A2A7E" w:rsidRDefault="008E3266">
            <w:pPr>
              <w:pStyle w:val="TableParagraph"/>
              <w:ind w:right="15"/>
              <w:rPr>
                <w:sz w:val="20"/>
              </w:rPr>
            </w:pPr>
            <w:r>
              <w:rPr>
                <w:spacing w:val="-5"/>
                <w:sz w:val="20"/>
              </w:rPr>
              <w:t>GNB</w:t>
            </w:r>
          </w:p>
        </w:tc>
        <w:tc>
          <w:tcPr>
            <w:tcW w:w="1040" w:type="dxa"/>
          </w:tcPr>
          <w:p w14:paraId="552D9722" w14:textId="77777777" w:rsidR="005A2A7E" w:rsidRDefault="008E3266">
            <w:pPr>
              <w:pStyle w:val="TableParagraph"/>
              <w:rPr>
                <w:sz w:val="20"/>
              </w:rPr>
            </w:pPr>
            <w:r>
              <w:rPr>
                <w:spacing w:val="-4"/>
                <w:sz w:val="20"/>
              </w:rPr>
              <w:t>0.33</w:t>
            </w:r>
          </w:p>
        </w:tc>
        <w:tc>
          <w:tcPr>
            <w:tcW w:w="1260" w:type="dxa"/>
          </w:tcPr>
          <w:p w14:paraId="510BCD57" w14:textId="77777777" w:rsidR="005A2A7E" w:rsidRDefault="008E3266">
            <w:pPr>
              <w:pStyle w:val="TableParagraph"/>
              <w:ind w:left="69" w:right="50"/>
              <w:rPr>
                <w:sz w:val="20"/>
              </w:rPr>
            </w:pPr>
            <w:r>
              <w:rPr>
                <w:spacing w:val="-4"/>
                <w:sz w:val="20"/>
              </w:rPr>
              <w:t>0.87</w:t>
            </w:r>
          </w:p>
        </w:tc>
        <w:tc>
          <w:tcPr>
            <w:tcW w:w="1080" w:type="dxa"/>
          </w:tcPr>
          <w:p w14:paraId="4CD16237" w14:textId="77777777" w:rsidR="005A2A7E" w:rsidRDefault="008E3266">
            <w:pPr>
              <w:pStyle w:val="TableParagraph"/>
              <w:ind w:left="69" w:right="65"/>
              <w:rPr>
                <w:sz w:val="20"/>
              </w:rPr>
            </w:pPr>
            <w:r>
              <w:rPr>
                <w:spacing w:val="-4"/>
                <w:sz w:val="20"/>
              </w:rPr>
              <w:t>0.40</w:t>
            </w:r>
          </w:p>
        </w:tc>
        <w:tc>
          <w:tcPr>
            <w:tcW w:w="1240" w:type="dxa"/>
          </w:tcPr>
          <w:p w14:paraId="17B1A921" w14:textId="77777777" w:rsidR="005A2A7E" w:rsidRDefault="008E3266">
            <w:pPr>
              <w:pStyle w:val="TableParagraph"/>
              <w:ind w:right="15"/>
              <w:rPr>
                <w:sz w:val="20"/>
              </w:rPr>
            </w:pPr>
            <w:r>
              <w:rPr>
                <w:sz w:val="20"/>
              </w:rPr>
              <w:t>N/A</w:t>
            </w:r>
            <w:del w:id="457" w:author="Dekan" w:date="2025-02-10T02:08:00Z">
              <w:r w:rsidDel="00AA3356">
                <w:rPr>
                  <w:spacing w:val="-5"/>
                  <w:sz w:val="20"/>
                </w:rPr>
                <w:delText xml:space="preserve"> </w:delText>
              </w:r>
              <w:r w:rsidDel="00AA3356">
                <w:rPr>
                  <w:spacing w:val="-10"/>
                  <w:sz w:val="20"/>
                </w:rPr>
                <w:delText>-</w:delText>
              </w:r>
            </w:del>
          </w:p>
        </w:tc>
      </w:tr>
      <w:tr w:rsidR="005A2A7E" w14:paraId="78BEA8F1" w14:textId="77777777">
        <w:trPr>
          <w:trHeight w:val="220"/>
        </w:trPr>
        <w:tc>
          <w:tcPr>
            <w:tcW w:w="1380" w:type="dxa"/>
          </w:tcPr>
          <w:p w14:paraId="6E673970" w14:textId="77777777" w:rsidR="005A2A7E" w:rsidRDefault="008E3266">
            <w:pPr>
              <w:pStyle w:val="TableParagraph"/>
              <w:spacing w:before="3" w:line="197" w:lineRule="exact"/>
              <w:ind w:left="161"/>
              <w:jc w:val="left"/>
              <w:rPr>
                <w:sz w:val="20"/>
              </w:rPr>
            </w:pPr>
            <w:r>
              <w:rPr>
                <w:spacing w:val="-4"/>
                <w:sz w:val="20"/>
              </w:rPr>
              <w:t>[52]</w:t>
            </w:r>
          </w:p>
        </w:tc>
        <w:tc>
          <w:tcPr>
            <w:tcW w:w="1240" w:type="dxa"/>
          </w:tcPr>
          <w:p w14:paraId="09136D2F" w14:textId="77777777" w:rsidR="005A2A7E" w:rsidRDefault="008E3266">
            <w:pPr>
              <w:pStyle w:val="TableParagraph"/>
              <w:spacing w:before="3" w:line="197" w:lineRule="exact"/>
              <w:ind w:right="15"/>
              <w:rPr>
                <w:sz w:val="20"/>
              </w:rPr>
            </w:pPr>
            <w:r>
              <w:rPr>
                <w:spacing w:val="-5"/>
                <w:sz w:val="20"/>
              </w:rPr>
              <w:t>LR</w:t>
            </w:r>
          </w:p>
        </w:tc>
        <w:tc>
          <w:tcPr>
            <w:tcW w:w="1040" w:type="dxa"/>
          </w:tcPr>
          <w:p w14:paraId="49506257" w14:textId="77777777" w:rsidR="005A2A7E" w:rsidRDefault="008E3266">
            <w:pPr>
              <w:pStyle w:val="TableParagraph"/>
              <w:spacing w:before="3" w:line="197" w:lineRule="exact"/>
              <w:rPr>
                <w:sz w:val="20"/>
              </w:rPr>
            </w:pPr>
            <w:r>
              <w:rPr>
                <w:spacing w:val="-4"/>
                <w:sz w:val="20"/>
              </w:rPr>
              <w:t>0.99</w:t>
            </w:r>
          </w:p>
        </w:tc>
        <w:tc>
          <w:tcPr>
            <w:tcW w:w="1260" w:type="dxa"/>
          </w:tcPr>
          <w:p w14:paraId="2BD97B46" w14:textId="77777777" w:rsidR="005A2A7E" w:rsidRDefault="008E3266">
            <w:pPr>
              <w:pStyle w:val="TableParagraph"/>
              <w:spacing w:before="3" w:line="197" w:lineRule="exact"/>
              <w:ind w:left="69" w:right="50"/>
              <w:rPr>
                <w:sz w:val="20"/>
              </w:rPr>
            </w:pPr>
            <w:r>
              <w:rPr>
                <w:spacing w:val="-4"/>
                <w:sz w:val="20"/>
              </w:rPr>
              <w:t>1.00</w:t>
            </w:r>
          </w:p>
        </w:tc>
        <w:tc>
          <w:tcPr>
            <w:tcW w:w="1080" w:type="dxa"/>
          </w:tcPr>
          <w:p w14:paraId="515AF3D6" w14:textId="77777777" w:rsidR="005A2A7E" w:rsidRDefault="008E3266">
            <w:pPr>
              <w:pStyle w:val="TableParagraph"/>
              <w:spacing w:before="3" w:line="197" w:lineRule="exact"/>
              <w:ind w:left="69" w:right="65"/>
              <w:rPr>
                <w:sz w:val="20"/>
              </w:rPr>
            </w:pPr>
            <w:r>
              <w:rPr>
                <w:spacing w:val="-4"/>
                <w:sz w:val="20"/>
              </w:rPr>
              <w:t>1.00</w:t>
            </w:r>
          </w:p>
        </w:tc>
        <w:tc>
          <w:tcPr>
            <w:tcW w:w="1240" w:type="dxa"/>
          </w:tcPr>
          <w:p w14:paraId="2949368E" w14:textId="77777777" w:rsidR="005A2A7E" w:rsidRDefault="008E3266">
            <w:pPr>
              <w:pStyle w:val="TableParagraph"/>
              <w:spacing w:before="3" w:line="197" w:lineRule="exact"/>
              <w:ind w:right="15"/>
              <w:rPr>
                <w:sz w:val="20"/>
              </w:rPr>
            </w:pPr>
            <w:r>
              <w:rPr>
                <w:spacing w:val="-4"/>
                <w:sz w:val="20"/>
              </w:rPr>
              <w:t>1.00</w:t>
            </w:r>
          </w:p>
        </w:tc>
      </w:tr>
      <w:tr w:rsidR="005A2A7E" w14:paraId="53C9DF6A" w14:textId="77777777">
        <w:trPr>
          <w:trHeight w:val="260"/>
        </w:trPr>
        <w:tc>
          <w:tcPr>
            <w:tcW w:w="1380" w:type="dxa"/>
          </w:tcPr>
          <w:p w14:paraId="45643111" w14:textId="77777777" w:rsidR="005A2A7E" w:rsidRDefault="008E3266">
            <w:pPr>
              <w:pStyle w:val="TableParagraph"/>
              <w:spacing w:before="8" w:line="240" w:lineRule="auto"/>
              <w:ind w:left="161"/>
              <w:jc w:val="left"/>
              <w:rPr>
                <w:sz w:val="20"/>
              </w:rPr>
            </w:pPr>
            <w:r>
              <w:rPr>
                <w:spacing w:val="-4"/>
                <w:sz w:val="20"/>
              </w:rPr>
              <w:t>[56]</w:t>
            </w:r>
          </w:p>
        </w:tc>
        <w:tc>
          <w:tcPr>
            <w:tcW w:w="1240" w:type="dxa"/>
          </w:tcPr>
          <w:p w14:paraId="2FBB3B42" w14:textId="77777777" w:rsidR="005A2A7E" w:rsidRDefault="008E3266">
            <w:pPr>
              <w:pStyle w:val="TableParagraph"/>
              <w:spacing w:before="8" w:line="240" w:lineRule="auto"/>
              <w:ind w:right="15"/>
              <w:rPr>
                <w:sz w:val="20"/>
              </w:rPr>
            </w:pPr>
            <w:r>
              <w:rPr>
                <w:spacing w:val="-2"/>
                <w:sz w:val="20"/>
              </w:rPr>
              <w:t>XGBoost</w:t>
            </w:r>
          </w:p>
        </w:tc>
        <w:tc>
          <w:tcPr>
            <w:tcW w:w="1040" w:type="dxa"/>
          </w:tcPr>
          <w:p w14:paraId="3CDD23E6" w14:textId="77777777" w:rsidR="005A2A7E" w:rsidRDefault="008E3266">
            <w:pPr>
              <w:pStyle w:val="TableParagraph"/>
              <w:spacing w:before="8" w:line="240" w:lineRule="auto"/>
              <w:rPr>
                <w:sz w:val="20"/>
              </w:rPr>
            </w:pPr>
            <w:r>
              <w:rPr>
                <w:spacing w:val="-4"/>
                <w:sz w:val="20"/>
              </w:rPr>
              <w:t>0.98</w:t>
            </w:r>
          </w:p>
        </w:tc>
        <w:tc>
          <w:tcPr>
            <w:tcW w:w="1260" w:type="dxa"/>
          </w:tcPr>
          <w:p w14:paraId="0AB70EFE" w14:textId="77777777" w:rsidR="005A2A7E" w:rsidRDefault="008E3266">
            <w:pPr>
              <w:pStyle w:val="TableParagraph"/>
              <w:spacing w:before="8" w:line="240" w:lineRule="auto"/>
              <w:ind w:left="69" w:right="50"/>
              <w:rPr>
                <w:sz w:val="20"/>
              </w:rPr>
            </w:pPr>
            <w:r>
              <w:rPr>
                <w:spacing w:val="-4"/>
                <w:sz w:val="20"/>
              </w:rPr>
              <w:t>0.98</w:t>
            </w:r>
          </w:p>
        </w:tc>
        <w:tc>
          <w:tcPr>
            <w:tcW w:w="1080" w:type="dxa"/>
          </w:tcPr>
          <w:p w14:paraId="2BC6D0FC" w14:textId="77777777" w:rsidR="005A2A7E" w:rsidRDefault="008E3266">
            <w:pPr>
              <w:pStyle w:val="TableParagraph"/>
              <w:spacing w:before="8" w:line="240" w:lineRule="auto"/>
              <w:ind w:left="69" w:right="65"/>
              <w:rPr>
                <w:sz w:val="20"/>
              </w:rPr>
            </w:pPr>
            <w:r>
              <w:rPr>
                <w:spacing w:val="-4"/>
                <w:sz w:val="20"/>
              </w:rPr>
              <w:t>0.98</w:t>
            </w:r>
          </w:p>
        </w:tc>
        <w:tc>
          <w:tcPr>
            <w:tcW w:w="1240" w:type="dxa"/>
          </w:tcPr>
          <w:p w14:paraId="054C1B8F" w14:textId="77777777" w:rsidR="005A2A7E" w:rsidRDefault="008E3266">
            <w:pPr>
              <w:pStyle w:val="TableParagraph"/>
              <w:spacing w:before="8" w:line="240" w:lineRule="auto"/>
              <w:ind w:right="15"/>
              <w:rPr>
                <w:sz w:val="20"/>
              </w:rPr>
            </w:pPr>
            <w:r>
              <w:rPr>
                <w:spacing w:val="-4"/>
                <w:sz w:val="20"/>
              </w:rPr>
              <w:t>0.98</w:t>
            </w:r>
          </w:p>
        </w:tc>
      </w:tr>
      <w:tr w:rsidR="005A2A7E" w14:paraId="1BD0620E" w14:textId="77777777">
        <w:trPr>
          <w:trHeight w:val="319"/>
        </w:trPr>
        <w:tc>
          <w:tcPr>
            <w:tcW w:w="1380" w:type="dxa"/>
          </w:tcPr>
          <w:p w14:paraId="028CD4A1" w14:textId="77777777" w:rsidR="005A2A7E" w:rsidRDefault="008E3266">
            <w:pPr>
              <w:pStyle w:val="TableParagraph"/>
              <w:spacing w:before="7" w:line="240" w:lineRule="auto"/>
              <w:ind w:left="111"/>
              <w:jc w:val="left"/>
              <w:rPr>
                <w:sz w:val="20"/>
              </w:rPr>
            </w:pPr>
            <w:r>
              <w:rPr>
                <w:sz w:val="20"/>
              </w:rPr>
              <w:t>Our</w:t>
            </w:r>
            <w:r>
              <w:rPr>
                <w:spacing w:val="-3"/>
                <w:sz w:val="20"/>
              </w:rPr>
              <w:t xml:space="preserve"> </w:t>
            </w:r>
            <w:r>
              <w:rPr>
                <w:spacing w:val="-2"/>
                <w:sz w:val="20"/>
              </w:rPr>
              <w:t>study</w:t>
            </w:r>
          </w:p>
        </w:tc>
        <w:tc>
          <w:tcPr>
            <w:tcW w:w="1240" w:type="dxa"/>
          </w:tcPr>
          <w:p w14:paraId="6FC5E646" w14:textId="77777777" w:rsidR="005A2A7E" w:rsidRDefault="008E3266">
            <w:pPr>
              <w:pStyle w:val="TableParagraph"/>
              <w:spacing w:before="7" w:line="240" w:lineRule="auto"/>
              <w:ind w:right="15"/>
              <w:rPr>
                <w:sz w:val="20"/>
              </w:rPr>
            </w:pPr>
            <w:r>
              <w:rPr>
                <w:spacing w:val="-2"/>
                <w:sz w:val="20"/>
              </w:rPr>
              <w:t>XGBoost</w:t>
            </w:r>
          </w:p>
        </w:tc>
        <w:tc>
          <w:tcPr>
            <w:tcW w:w="1040" w:type="dxa"/>
          </w:tcPr>
          <w:p w14:paraId="161FF7B5" w14:textId="77777777" w:rsidR="005A2A7E" w:rsidRDefault="008E3266">
            <w:pPr>
              <w:pStyle w:val="TableParagraph"/>
              <w:spacing w:before="7" w:line="240" w:lineRule="auto"/>
              <w:rPr>
                <w:sz w:val="20"/>
              </w:rPr>
            </w:pPr>
            <w:r>
              <w:rPr>
                <w:spacing w:val="-4"/>
                <w:sz w:val="20"/>
              </w:rPr>
              <w:t>1.00</w:t>
            </w:r>
          </w:p>
        </w:tc>
        <w:tc>
          <w:tcPr>
            <w:tcW w:w="1260" w:type="dxa"/>
          </w:tcPr>
          <w:p w14:paraId="636E90ED" w14:textId="77777777" w:rsidR="005A2A7E" w:rsidRDefault="008E3266">
            <w:pPr>
              <w:pStyle w:val="TableParagraph"/>
              <w:spacing w:before="7" w:line="240" w:lineRule="auto"/>
              <w:ind w:left="69" w:right="50"/>
              <w:rPr>
                <w:sz w:val="20"/>
              </w:rPr>
            </w:pPr>
            <w:r>
              <w:rPr>
                <w:spacing w:val="-4"/>
                <w:sz w:val="20"/>
              </w:rPr>
              <w:t>1.00</w:t>
            </w:r>
          </w:p>
        </w:tc>
        <w:tc>
          <w:tcPr>
            <w:tcW w:w="1080" w:type="dxa"/>
          </w:tcPr>
          <w:p w14:paraId="23BABA74" w14:textId="77777777" w:rsidR="005A2A7E" w:rsidRDefault="008E3266">
            <w:pPr>
              <w:pStyle w:val="TableParagraph"/>
              <w:spacing w:before="7" w:line="240" w:lineRule="auto"/>
              <w:ind w:left="69" w:right="65"/>
              <w:rPr>
                <w:sz w:val="20"/>
              </w:rPr>
            </w:pPr>
            <w:r>
              <w:rPr>
                <w:spacing w:val="-4"/>
                <w:sz w:val="20"/>
              </w:rPr>
              <w:t>1.00</w:t>
            </w:r>
          </w:p>
        </w:tc>
        <w:tc>
          <w:tcPr>
            <w:tcW w:w="1240" w:type="dxa"/>
          </w:tcPr>
          <w:p w14:paraId="4D8FAC43" w14:textId="77777777" w:rsidR="005A2A7E" w:rsidRDefault="008E3266">
            <w:pPr>
              <w:pStyle w:val="TableParagraph"/>
              <w:spacing w:before="7" w:line="240" w:lineRule="auto"/>
              <w:ind w:right="15"/>
              <w:rPr>
                <w:sz w:val="20"/>
              </w:rPr>
            </w:pPr>
            <w:r>
              <w:rPr>
                <w:spacing w:val="-4"/>
                <w:sz w:val="20"/>
              </w:rPr>
              <w:t>1.00</w:t>
            </w:r>
          </w:p>
        </w:tc>
      </w:tr>
    </w:tbl>
    <w:p w14:paraId="244E7327" w14:textId="77777777" w:rsidR="005A2A7E" w:rsidRDefault="005A2A7E">
      <w:pPr>
        <w:pStyle w:val="TableParagraph"/>
        <w:spacing w:line="240" w:lineRule="auto"/>
        <w:rPr>
          <w:sz w:val="20"/>
        </w:rPr>
        <w:sectPr w:rsidR="005A2A7E">
          <w:type w:val="continuous"/>
          <w:pgSz w:w="11920" w:h="16840"/>
          <w:pgMar w:top="1420" w:right="1275" w:bottom="280" w:left="1275" w:header="720" w:footer="720" w:gutter="0"/>
          <w:cols w:space="720"/>
        </w:sectPr>
      </w:pPr>
    </w:p>
    <w:p w14:paraId="70A45E41" w14:textId="77777777" w:rsidR="005A2A7E" w:rsidRDefault="008E3266">
      <w:pPr>
        <w:spacing w:before="60"/>
        <w:ind w:left="1821"/>
        <w:rPr>
          <w:sz w:val="24"/>
        </w:rPr>
      </w:pPr>
      <w:r>
        <w:rPr>
          <w:sz w:val="20"/>
        </w:rPr>
        <w:t>Table</w:t>
      </w:r>
      <w:r>
        <w:rPr>
          <w:spacing w:val="-9"/>
          <w:sz w:val="20"/>
        </w:rPr>
        <w:t xml:space="preserve"> </w:t>
      </w:r>
      <w:r>
        <w:rPr>
          <w:sz w:val="20"/>
        </w:rPr>
        <w:t>14.</w:t>
      </w:r>
      <w:r>
        <w:rPr>
          <w:spacing w:val="-9"/>
          <w:sz w:val="20"/>
        </w:rPr>
        <w:t xml:space="preserve"> </w:t>
      </w:r>
      <w:r>
        <w:rPr>
          <w:sz w:val="20"/>
        </w:rPr>
        <w:t>Comparative</w:t>
      </w:r>
      <w:r>
        <w:rPr>
          <w:spacing w:val="-9"/>
          <w:sz w:val="20"/>
        </w:rPr>
        <w:t xml:space="preserve"> </w:t>
      </w:r>
      <w:r>
        <w:rPr>
          <w:sz w:val="20"/>
        </w:rPr>
        <w:t>Results</w:t>
      </w:r>
      <w:r>
        <w:rPr>
          <w:spacing w:val="-9"/>
          <w:sz w:val="20"/>
        </w:rPr>
        <w:t xml:space="preserve"> </w:t>
      </w:r>
      <w:r>
        <w:rPr>
          <w:sz w:val="20"/>
        </w:rPr>
        <w:t>for</w:t>
      </w:r>
      <w:r>
        <w:rPr>
          <w:spacing w:val="-9"/>
          <w:sz w:val="20"/>
        </w:rPr>
        <w:t xml:space="preserve"> </w:t>
      </w:r>
      <w:r>
        <w:rPr>
          <w:sz w:val="20"/>
        </w:rPr>
        <w:t>CICIoT2023</w:t>
      </w:r>
      <w:r>
        <w:rPr>
          <w:spacing w:val="-8"/>
          <w:sz w:val="20"/>
        </w:rPr>
        <w:t xml:space="preserve"> </w:t>
      </w:r>
      <w:r>
        <w:rPr>
          <w:spacing w:val="-2"/>
          <w:sz w:val="24"/>
        </w:rPr>
        <w:t>Dataset</w:t>
      </w:r>
    </w:p>
    <w:tbl>
      <w:tblPr>
        <w:tblStyle w:val="TableNormal"/>
        <w:tblW w:w="0" w:type="auto"/>
        <w:tblInd w:w="1044" w:type="dxa"/>
        <w:tblBorders>
          <w:top w:val="single" w:sz="8" w:space="0" w:color="BEBEBE"/>
          <w:left w:val="single" w:sz="8" w:space="0" w:color="BEBEBE"/>
          <w:bottom w:val="single" w:sz="8" w:space="0" w:color="BEBEBE"/>
          <w:right w:val="single" w:sz="8" w:space="0" w:color="BEBEBE"/>
          <w:insideH w:val="single" w:sz="8" w:space="0" w:color="BEBEBE"/>
          <w:insideV w:val="single" w:sz="8" w:space="0" w:color="BEBEBE"/>
        </w:tblBorders>
        <w:tblLayout w:type="fixed"/>
        <w:tblLook w:val="01E0" w:firstRow="1" w:lastRow="1" w:firstColumn="1" w:lastColumn="1" w:noHBand="0" w:noVBand="0"/>
      </w:tblPr>
      <w:tblGrid>
        <w:gridCol w:w="1440"/>
        <w:gridCol w:w="1680"/>
        <w:gridCol w:w="1140"/>
        <w:gridCol w:w="1140"/>
        <w:gridCol w:w="860"/>
        <w:gridCol w:w="1000"/>
      </w:tblGrid>
      <w:tr w:rsidR="005A2A7E" w14:paraId="4DF0AD4C" w14:textId="77777777">
        <w:trPr>
          <w:trHeight w:val="240"/>
        </w:trPr>
        <w:tc>
          <w:tcPr>
            <w:tcW w:w="1440" w:type="dxa"/>
          </w:tcPr>
          <w:p w14:paraId="6CC0E191" w14:textId="77777777" w:rsidR="005A2A7E" w:rsidRDefault="008E3266">
            <w:pPr>
              <w:pStyle w:val="TableParagraph"/>
              <w:spacing w:line="220" w:lineRule="exact"/>
              <w:ind w:left="111"/>
              <w:jc w:val="left"/>
              <w:rPr>
                <w:b/>
                <w:sz w:val="20"/>
              </w:rPr>
            </w:pPr>
            <w:r>
              <w:rPr>
                <w:b/>
                <w:spacing w:val="-2"/>
                <w:sz w:val="20"/>
              </w:rPr>
              <w:t>Studies</w:t>
            </w:r>
          </w:p>
        </w:tc>
        <w:tc>
          <w:tcPr>
            <w:tcW w:w="1680" w:type="dxa"/>
          </w:tcPr>
          <w:p w14:paraId="3E9A5E8E" w14:textId="77777777" w:rsidR="005A2A7E" w:rsidRDefault="008E3266">
            <w:pPr>
              <w:pStyle w:val="TableParagraph"/>
              <w:spacing w:line="220" w:lineRule="exact"/>
              <w:ind w:left="19"/>
              <w:rPr>
                <w:b/>
                <w:sz w:val="20"/>
              </w:rPr>
            </w:pPr>
            <w:r>
              <w:rPr>
                <w:b/>
                <w:spacing w:val="-2"/>
                <w:sz w:val="20"/>
              </w:rPr>
              <w:t>Methods</w:t>
            </w:r>
          </w:p>
        </w:tc>
        <w:tc>
          <w:tcPr>
            <w:tcW w:w="1140" w:type="dxa"/>
          </w:tcPr>
          <w:p w14:paraId="432A3033" w14:textId="77777777" w:rsidR="005A2A7E" w:rsidRDefault="008E3266">
            <w:pPr>
              <w:pStyle w:val="TableParagraph"/>
              <w:spacing w:line="220" w:lineRule="exact"/>
              <w:ind w:left="34"/>
              <w:rPr>
                <w:b/>
                <w:sz w:val="20"/>
              </w:rPr>
            </w:pPr>
            <w:r>
              <w:rPr>
                <w:b/>
                <w:spacing w:val="-2"/>
                <w:sz w:val="20"/>
              </w:rPr>
              <w:t>Accuracy</w:t>
            </w:r>
          </w:p>
        </w:tc>
        <w:tc>
          <w:tcPr>
            <w:tcW w:w="1140" w:type="dxa"/>
          </w:tcPr>
          <w:p w14:paraId="4487DA5C" w14:textId="77777777" w:rsidR="005A2A7E" w:rsidRDefault="008E3266">
            <w:pPr>
              <w:pStyle w:val="TableParagraph"/>
              <w:spacing w:line="220" w:lineRule="exact"/>
              <w:ind w:left="34"/>
              <w:rPr>
                <w:b/>
                <w:sz w:val="20"/>
              </w:rPr>
            </w:pPr>
            <w:r>
              <w:rPr>
                <w:b/>
                <w:spacing w:val="-2"/>
                <w:sz w:val="20"/>
              </w:rPr>
              <w:t>Precision</w:t>
            </w:r>
          </w:p>
        </w:tc>
        <w:tc>
          <w:tcPr>
            <w:tcW w:w="860" w:type="dxa"/>
          </w:tcPr>
          <w:p w14:paraId="2AD0E05A" w14:textId="77777777" w:rsidR="005A2A7E" w:rsidRDefault="008E3266">
            <w:pPr>
              <w:pStyle w:val="TableParagraph"/>
              <w:spacing w:line="220" w:lineRule="exact"/>
              <w:ind w:left="29"/>
              <w:rPr>
                <w:b/>
                <w:sz w:val="20"/>
              </w:rPr>
            </w:pPr>
            <w:r>
              <w:rPr>
                <w:b/>
                <w:spacing w:val="-2"/>
                <w:sz w:val="20"/>
              </w:rPr>
              <w:t>Recall</w:t>
            </w:r>
          </w:p>
        </w:tc>
        <w:tc>
          <w:tcPr>
            <w:tcW w:w="1000" w:type="dxa"/>
          </w:tcPr>
          <w:p w14:paraId="2A3BA9E0" w14:textId="77777777" w:rsidR="005A2A7E" w:rsidRDefault="008E3266">
            <w:pPr>
              <w:pStyle w:val="TableParagraph"/>
              <w:spacing w:line="220" w:lineRule="exact"/>
              <w:ind w:left="14"/>
              <w:rPr>
                <w:b/>
                <w:sz w:val="20"/>
              </w:rPr>
            </w:pPr>
            <w:r>
              <w:rPr>
                <w:b/>
                <w:spacing w:val="-2"/>
                <w:sz w:val="20"/>
              </w:rPr>
              <w:t>F1-score</w:t>
            </w:r>
          </w:p>
        </w:tc>
      </w:tr>
      <w:tr w:rsidR="005A2A7E" w14:paraId="762362E7" w14:textId="77777777">
        <w:trPr>
          <w:trHeight w:val="219"/>
        </w:trPr>
        <w:tc>
          <w:tcPr>
            <w:tcW w:w="1440" w:type="dxa"/>
            <w:vMerge w:val="restart"/>
          </w:tcPr>
          <w:p w14:paraId="25351BEC" w14:textId="77777777" w:rsidR="005A2A7E" w:rsidRDefault="008E3266">
            <w:pPr>
              <w:pStyle w:val="TableParagraph"/>
              <w:spacing w:line="210" w:lineRule="exact"/>
              <w:ind w:left="161"/>
              <w:jc w:val="left"/>
              <w:rPr>
                <w:sz w:val="20"/>
              </w:rPr>
            </w:pPr>
            <w:r>
              <w:rPr>
                <w:spacing w:val="-4"/>
                <w:sz w:val="20"/>
              </w:rPr>
              <w:t>[57]</w:t>
            </w:r>
          </w:p>
        </w:tc>
        <w:tc>
          <w:tcPr>
            <w:tcW w:w="1680" w:type="dxa"/>
          </w:tcPr>
          <w:p w14:paraId="017CE203" w14:textId="77777777" w:rsidR="005A2A7E" w:rsidRDefault="008E3266">
            <w:pPr>
              <w:pStyle w:val="TableParagraph"/>
              <w:ind w:left="19"/>
              <w:rPr>
                <w:sz w:val="20"/>
              </w:rPr>
            </w:pPr>
            <w:r>
              <w:rPr>
                <w:spacing w:val="-5"/>
                <w:sz w:val="20"/>
              </w:rPr>
              <w:t>SVM</w:t>
            </w:r>
          </w:p>
        </w:tc>
        <w:tc>
          <w:tcPr>
            <w:tcW w:w="1140" w:type="dxa"/>
          </w:tcPr>
          <w:p w14:paraId="2EF74630" w14:textId="77777777" w:rsidR="005A2A7E" w:rsidRDefault="008E3266">
            <w:pPr>
              <w:pStyle w:val="TableParagraph"/>
              <w:ind w:left="34"/>
              <w:rPr>
                <w:sz w:val="20"/>
              </w:rPr>
            </w:pPr>
            <w:r>
              <w:rPr>
                <w:spacing w:val="-4"/>
                <w:sz w:val="20"/>
              </w:rPr>
              <w:t>0.98</w:t>
            </w:r>
          </w:p>
        </w:tc>
        <w:tc>
          <w:tcPr>
            <w:tcW w:w="1140" w:type="dxa"/>
          </w:tcPr>
          <w:p w14:paraId="5F4C62A6" w14:textId="77777777" w:rsidR="005A2A7E" w:rsidRDefault="008E3266">
            <w:pPr>
              <w:pStyle w:val="TableParagraph"/>
              <w:ind w:left="34"/>
              <w:rPr>
                <w:sz w:val="20"/>
              </w:rPr>
            </w:pPr>
            <w:r>
              <w:rPr>
                <w:spacing w:val="-4"/>
                <w:sz w:val="20"/>
              </w:rPr>
              <w:t>0.88</w:t>
            </w:r>
          </w:p>
        </w:tc>
        <w:tc>
          <w:tcPr>
            <w:tcW w:w="860" w:type="dxa"/>
          </w:tcPr>
          <w:p w14:paraId="10715D07" w14:textId="77777777" w:rsidR="005A2A7E" w:rsidRDefault="008E3266">
            <w:pPr>
              <w:pStyle w:val="TableParagraph"/>
              <w:ind w:left="29"/>
              <w:rPr>
                <w:sz w:val="20"/>
              </w:rPr>
            </w:pPr>
            <w:r>
              <w:rPr>
                <w:spacing w:val="-4"/>
                <w:sz w:val="20"/>
              </w:rPr>
              <w:t>0.68</w:t>
            </w:r>
          </w:p>
        </w:tc>
        <w:tc>
          <w:tcPr>
            <w:tcW w:w="1000" w:type="dxa"/>
          </w:tcPr>
          <w:p w14:paraId="680A81D3" w14:textId="77777777" w:rsidR="005A2A7E" w:rsidRDefault="008E3266">
            <w:pPr>
              <w:pStyle w:val="TableParagraph"/>
              <w:ind w:left="14"/>
              <w:rPr>
                <w:sz w:val="20"/>
              </w:rPr>
            </w:pPr>
            <w:r>
              <w:rPr>
                <w:spacing w:val="-4"/>
                <w:sz w:val="20"/>
              </w:rPr>
              <w:t>0.75</w:t>
            </w:r>
          </w:p>
        </w:tc>
      </w:tr>
      <w:tr w:rsidR="005A2A7E" w14:paraId="11DAA8C7" w14:textId="77777777">
        <w:trPr>
          <w:trHeight w:val="220"/>
        </w:trPr>
        <w:tc>
          <w:tcPr>
            <w:tcW w:w="1440" w:type="dxa"/>
            <w:vMerge/>
            <w:tcBorders>
              <w:top w:val="nil"/>
            </w:tcBorders>
          </w:tcPr>
          <w:p w14:paraId="46961D4C" w14:textId="77777777" w:rsidR="005A2A7E" w:rsidRDefault="005A2A7E">
            <w:pPr>
              <w:rPr>
                <w:sz w:val="2"/>
                <w:szCs w:val="2"/>
              </w:rPr>
            </w:pPr>
          </w:p>
        </w:tc>
        <w:tc>
          <w:tcPr>
            <w:tcW w:w="1680" w:type="dxa"/>
          </w:tcPr>
          <w:p w14:paraId="07EEBD50" w14:textId="77777777" w:rsidR="005A2A7E" w:rsidRDefault="008E3266">
            <w:pPr>
              <w:pStyle w:val="TableParagraph"/>
              <w:ind w:left="19"/>
              <w:rPr>
                <w:sz w:val="20"/>
              </w:rPr>
            </w:pPr>
            <w:r>
              <w:rPr>
                <w:spacing w:val="-5"/>
                <w:sz w:val="20"/>
              </w:rPr>
              <w:t>DT</w:t>
            </w:r>
          </w:p>
        </w:tc>
        <w:tc>
          <w:tcPr>
            <w:tcW w:w="1140" w:type="dxa"/>
          </w:tcPr>
          <w:p w14:paraId="6CE14B39" w14:textId="77777777" w:rsidR="005A2A7E" w:rsidRDefault="008E3266">
            <w:pPr>
              <w:pStyle w:val="TableParagraph"/>
              <w:ind w:left="34"/>
              <w:rPr>
                <w:sz w:val="20"/>
              </w:rPr>
            </w:pPr>
            <w:r>
              <w:rPr>
                <w:spacing w:val="-4"/>
                <w:sz w:val="20"/>
              </w:rPr>
              <w:t>0.99</w:t>
            </w:r>
          </w:p>
        </w:tc>
        <w:tc>
          <w:tcPr>
            <w:tcW w:w="1140" w:type="dxa"/>
          </w:tcPr>
          <w:p w14:paraId="1A0FCD82" w14:textId="77777777" w:rsidR="005A2A7E" w:rsidRDefault="008E3266">
            <w:pPr>
              <w:pStyle w:val="TableParagraph"/>
              <w:ind w:left="34"/>
              <w:rPr>
                <w:sz w:val="20"/>
              </w:rPr>
            </w:pPr>
            <w:r>
              <w:rPr>
                <w:spacing w:val="-4"/>
                <w:sz w:val="20"/>
              </w:rPr>
              <w:t>0.95</w:t>
            </w:r>
          </w:p>
        </w:tc>
        <w:tc>
          <w:tcPr>
            <w:tcW w:w="860" w:type="dxa"/>
          </w:tcPr>
          <w:p w14:paraId="6B4BBB2E" w14:textId="77777777" w:rsidR="005A2A7E" w:rsidRDefault="008E3266">
            <w:pPr>
              <w:pStyle w:val="TableParagraph"/>
              <w:ind w:left="29"/>
              <w:rPr>
                <w:sz w:val="20"/>
              </w:rPr>
            </w:pPr>
            <w:r>
              <w:rPr>
                <w:spacing w:val="-4"/>
                <w:sz w:val="20"/>
              </w:rPr>
              <w:t>0.95</w:t>
            </w:r>
          </w:p>
        </w:tc>
        <w:tc>
          <w:tcPr>
            <w:tcW w:w="1000" w:type="dxa"/>
          </w:tcPr>
          <w:p w14:paraId="5358D470" w14:textId="77777777" w:rsidR="005A2A7E" w:rsidRDefault="008E3266">
            <w:pPr>
              <w:pStyle w:val="TableParagraph"/>
              <w:ind w:left="14"/>
              <w:rPr>
                <w:sz w:val="20"/>
              </w:rPr>
            </w:pPr>
            <w:r>
              <w:rPr>
                <w:spacing w:val="-4"/>
                <w:sz w:val="20"/>
              </w:rPr>
              <w:t>0.95</w:t>
            </w:r>
          </w:p>
        </w:tc>
      </w:tr>
      <w:tr w:rsidR="005A2A7E" w14:paraId="66E02D10" w14:textId="77777777">
        <w:trPr>
          <w:trHeight w:val="220"/>
        </w:trPr>
        <w:tc>
          <w:tcPr>
            <w:tcW w:w="1440" w:type="dxa"/>
            <w:vMerge/>
            <w:tcBorders>
              <w:top w:val="nil"/>
            </w:tcBorders>
          </w:tcPr>
          <w:p w14:paraId="0C8996D7" w14:textId="77777777" w:rsidR="005A2A7E" w:rsidRDefault="005A2A7E">
            <w:pPr>
              <w:rPr>
                <w:sz w:val="2"/>
                <w:szCs w:val="2"/>
              </w:rPr>
            </w:pPr>
          </w:p>
        </w:tc>
        <w:tc>
          <w:tcPr>
            <w:tcW w:w="1680" w:type="dxa"/>
          </w:tcPr>
          <w:p w14:paraId="156C6098" w14:textId="77777777" w:rsidR="005A2A7E" w:rsidRDefault="008E3266">
            <w:pPr>
              <w:pStyle w:val="TableParagraph"/>
              <w:ind w:left="19"/>
              <w:rPr>
                <w:sz w:val="20"/>
              </w:rPr>
            </w:pPr>
            <w:r>
              <w:rPr>
                <w:spacing w:val="-5"/>
                <w:sz w:val="20"/>
              </w:rPr>
              <w:t>RF</w:t>
            </w:r>
          </w:p>
        </w:tc>
        <w:tc>
          <w:tcPr>
            <w:tcW w:w="1140" w:type="dxa"/>
          </w:tcPr>
          <w:p w14:paraId="79C25A51" w14:textId="77777777" w:rsidR="005A2A7E" w:rsidRDefault="008E3266">
            <w:pPr>
              <w:pStyle w:val="TableParagraph"/>
              <w:ind w:left="34"/>
              <w:rPr>
                <w:sz w:val="20"/>
              </w:rPr>
            </w:pPr>
            <w:r>
              <w:rPr>
                <w:spacing w:val="-4"/>
                <w:sz w:val="20"/>
              </w:rPr>
              <w:t>0.99</w:t>
            </w:r>
          </w:p>
        </w:tc>
        <w:tc>
          <w:tcPr>
            <w:tcW w:w="1140" w:type="dxa"/>
          </w:tcPr>
          <w:p w14:paraId="300FD0FC" w14:textId="77777777" w:rsidR="005A2A7E" w:rsidRDefault="008E3266">
            <w:pPr>
              <w:pStyle w:val="TableParagraph"/>
              <w:ind w:left="34"/>
              <w:rPr>
                <w:sz w:val="20"/>
              </w:rPr>
            </w:pPr>
            <w:r>
              <w:rPr>
                <w:spacing w:val="-4"/>
                <w:sz w:val="20"/>
              </w:rPr>
              <w:t>0.96</w:t>
            </w:r>
          </w:p>
        </w:tc>
        <w:tc>
          <w:tcPr>
            <w:tcW w:w="860" w:type="dxa"/>
          </w:tcPr>
          <w:p w14:paraId="69D11B40" w14:textId="77777777" w:rsidR="005A2A7E" w:rsidRDefault="008E3266">
            <w:pPr>
              <w:pStyle w:val="TableParagraph"/>
              <w:ind w:left="29"/>
              <w:rPr>
                <w:sz w:val="20"/>
              </w:rPr>
            </w:pPr>
            <w:r>
              <w:rPr>
                <w:spacing w:val="-4"/>
                <w:sz w:val="20"/>
              </w:rPr>
              <w:t>0.96</w:t>
            </w:r>
          </w:p>
        </w:tc>
        <w:tc>
          <w:tcPr>
            <w:tcW w:w="1000" w:type="dxa"/>
          </w:tcPr>
          <w:p w14:paraId="160F5FF0" w14:textId="77777777" w:rsidR="005A2A7E" w:rsidRDefault="008E3266">
            <w:pPr>
              <w:pStyle w:val="TableParagraph"/>
              <w:ind w:left="14"/>
              <w:rPr>
                <w:sz w:val="20"/>
              </w:rPr>
            </w:pPr>
            <w:r>
              <w:rPr>
                <w:spacing w:val="-4"/>
                <w:sz w:val="20"/>
              </w:rPr>
              <w:t>0.96</w:t>
            </w:r>
          </w:p>
        </w:tc>
      </w:tr>
      <w:tr w:rsidR="005A2A7E" w14:paraId="1D3464DC" w14:textId="77777777">
        <w:trPr>
          <w:trHeight w:val="239"/>
        </w:trPr>
        <w:tc>
          <w:tcPr>
            <w:tcW w:w="1440" w:type="dxa"/>
            <w:vMerge/>
            <w:tcBorders>
              <w:top w:val="nil"/>
            </w:tcBorders>
          </w:tcPr>
          <w:p w14:paraId="412DA577" w14:textId="77777777" w:rsidR="005A2A7E" w:rsidRDefault="005A2A7E">
            <w:pPr>
              <w:rPr>
                <w:sz w:val="2"/>
                <w:szCs w:val="2"/>
              </w:rPr>
            </w:pPr>
          </w:p>
        </w:tc>
        <w:tc>
          <w:tcPr>
            <w:tcW w:w="1680" w:type="dxa"/>
          </w:tcPr>
          <w:p w14:paraId="0F319A3A" w14:textId="77777777" w:rsidR="005A2A7E" w:rsidRDefault="008E3266">
            <w:pPr>
              <w:pStyle w:val="TableParagraph"/>
              <w:spacing w:line="220" w:lineRule="exact"/>
              <w:ind w:left="19"/>
              <w:rPr>
                <w:sz w:val="20"/>
              </w:rPr>
            </w:pPr>
            <w:r>
              <w:rPr>
                <w:spacing w:val="-5"/>
                <w:sz w:val="20"/>
              </w:rPr>
              <w:t>LR</w:t>
            </w:r>
          </w:p>
        </w:tc>
        <w:tc>
          <w:tcPr>
            <w:tcW w:w="1140" w:type="dxa"/>
          </w:tcPr>
          <w:p w14:paraId="7CF66E4C" w14:textId="77777777" w:rsidR="005A2A7E" w:rsidRDefault="008E3266">
            <w:pPr>
              <w:pStyle w:val="TableParagraph"/>
              <w:spacing w:line="220" w:lineRule="exact"/>
              <w:ind w:left="34"/>
              <w:rPr>
                <w:sz w:val="20"/>
              </w:rPr>
            </w:pPr>
            <w:r>
              <w:rPr>
                <w:spacing w:val="-4"/>
                <w:sz w:val="20"/>
              </w:rPr>
              <w:t>0.98</w:t>
            </w:r>
          </w:p>
        </w:tc>
        <w:tc>
          <w:tcPr>
            <w:tcW w:w="1140" w:type="dxa"/>
          </w:tcPr>
          <w:p w14:paraId="14F2418A" w14:textId="77777777" w:rsidR="005A2A7E" w:rsidRDefault="008E3266">
            <w:pPr>
              <w:pStyle w:val="TableParagraph"/>
              <w:spacing w:line="220" w:lineRule="exact"/>
              <w:ind w:left="34"/>
              <w:rPr>
                <w:sz w:val="20"/>
              </w:rPr>
            </w:pPr>
            <w:r>
              <w:rPr>
                <w:spacing w:val="-4"/>
                <w:sz w:val="20"/>
              </w:rPr>
              <w:t>0.86</w:t>
            </w:r>
          </w:p>
        </w:tc>
        <w:tc>
          <w:tcPr>
            <w:tcW w:w="860" w:type="dxa"/>
          </w:tcPr>
          <w:p w14:paraId="2CC8FC36" w14:textId="77777777" w:rsidR="005A2A7E" w:rsidRDefault="008E3266">
            <w:pPr>
              <w:pStyle w:val="TableParagraph"/>
              <w:spacing w:line="220" w:lineRule="exact"/>
              <w:ind w:left="29"/>
              <w:rPr>
                <w:sz w:val="20"/>
              </w:rPr>
            </w:pPr>
            <w:r>
              <w:rPr>
                <w:spacing w:val="-4"/>
                <w:sz w:val="20"/>
              </w:rPr>
              <w:t>0.89</w:t>
            </w:r>
          </w:p>
        </w:tc>
        <w:tc>
          <w:tcPr>
            <w:tcW w:w="1000" w:type="dxa"/>
          </w:tcPr>
          <w:p w14:paraId="35807C7C" w14:textId="77777777" w:rsidR="005A2A7E" w:rsidRDefault="008E3266">
            <w:pPr>
              <w:pStyle w:val="TableParagraph"/>
              <w:spacing w:line="220" w:lineRule="exact"/>
              <w:ind w:left="14"/>
              <w:rPr>
                <w:sz w:val="20"/>
              </w:rPr>
            </w:pPr>
            <w:r>
              <w:rPr>
                <w:spacing w:val="-4"/>
                <w:sz w:val="20"/>
              </w:rPr>
              <w:t>0.87</w:t>
            </w:r>
          </w:p>
        </w:tc>
      </w:tr>
      <w:tr w:rsidR="005A2A7E" w14:paraId="1396DF36" w14:textId="77777777">
        <w:trPr>
          <w:trHeight w:val="220"/>
        </w:trPr>
        <w:tc>
          <w:tcPr>
            <w:tcW w:w="1440" w:type="dxa"/>
            <w:vMerge w:val="restart"/>
          </w:tcPr>
          <w:p w14:paraId="7E0E0E28" w14:textId="77777777" w:rsidR="005A2A7E" w:rsidRDefault="008E3266">
            <w:pPr>
              <w:pStyle w:val="TableParagraph"/>
              <w:spacing w:line="210" w:lineRule="exact"/>
              <w:ind w:left="161"/>
              <w:jc w:val="left"/>
              <w:rPr>
                <w:sz w:val="20"/>
              </w:rPr>
            </w:pPr>
            <w:r>
              <w:rPr>
                <w:spacing w:val="-4"/>
                <w:sz w:val="20"/>
              </w:rPr>
              <w:t>[58]</w:t>
            </w:r>
          </w:p>
        </w:tc>
        <w:tc>
          <w:tcPr>
            <w:tcW w:w="1680" w:type="dxa"/>
          </w:tcPr>
          <w:p w14:paraId="7C42043F" w14:textId="77777777" w:rsidR="005A2A7E" w:rsidRDefault="008E3266">
            <w:pPr>
              <w:pStyle w:val="TableParagraph"/>
              <w:ind w:left="19"/>
              <w:rPr>
                <w:sz w:val="20"/>
              </w:rPr>
            </w:pPr>
            <w:r>
              <w:rPr>
                <w:spacing w:val="-5"/>
                <w:sz w:val="20"/>
              </w:rPr>
              <w:t>DT</w:t>
            </w:r>
          </w:p>
        </w:tc>
        <w:tc>
          <w:tcPr>
            <w:tcW w:w="1140" w:type="dxa"/>
          </w:tcPr>
          <w:p w14:paraId="0BA9DE80" w14:textId="77777777" w:rsidR="005A2A7E" w:rsidRDefault="008E3266">
            <w:pPr>
              <w:pStyle w:val="TableParagraph"/>
              <w:ind w:left="34"/>
              <w:rPr>
                <w:sz w:val="20"/>
              </w:rPr>
            </w:pPr>
            <w:r>
              <w:rPr>
                <w:spacing w:val="-4"/>
                <w:sz w:val="20"/>
              </w:rPr>
              <w:t>0.99</w:t>
            </w:r>
          </w:p>
        </w:tc>
        <w:tc>
          <w:tcPr>
            <w:tcW w:w="1140" w:type="dxa"/>
          </w:tcPr>
          <w:p w14:paraId="0EC9807C" w14:textId="77777777" w:rsidR="005A2A7E" w:rsidRDefault="008E3266">
            <w:pPr>
              <w:pStyle w:val="TableParagraph"/>
              <w:ind w:left="34"/>
              <w:rPr>
                <w:sz w:val="20"/>
              </w:rPr>
            </w:pPr>
            <w:r>
              <w:rPr>
                <w:spacing w:val="-4"/>
                <w:sz w:val="20"/>
              </w:rPr>
              <w:t>0.87</w:t>
            </w:r>
          </w:p>
        </w:tc>
        <w:tc>
          <w:tcPr>
            <w:tcW w:w="860" w:type="dxa"/>
          </w:tcPr>
          <w:p w14:paraId="6352E06C" w14:textId="77777777" w:rsidR="005A2A7E" w:rsidRDefault="008E3266">
            <w:pPr>
              <w:pStyle w:val="TableParagraph"/>
              <w:ind w:left="29"/>
              <w:rPr>
                <w:sz w:val="20"/>
              </w:rPr>
            </w:pPr>
            <w:r>
              <w:rPr>
                <w:spacing w:val="-4"/>
                <w:sz w:val="20"/>
              </w:rPr>
              <w:t>0.91</w:t>
            </w:r>
          </w:p>
        </w:tc>
        <w:tc>
          <w:tcPr>
            <w:tcW w:w="1000" w:type="dxa"/>
          </w:tcPr>
          <w:p w14:paraId="7D788518" w14:textId="77777777" w:rsidR="005A2A7E" w:rsidRDefault="008E3266">
            <w:pPr>
              <w:pStyle w:val="TableParagraph"/>
              <w:ind w:left="14"/>
              <w:rPr>
                <w:sz w:val="20"/>
              </w:rPr>
            </w:pPr>
            <w:r>
              <w:rPr>
                <w:spacing w:val="-4"/>
                <w:sz w:val="20"/>
              </w:rPr>
              <w:t>0.89</w:t>
            </w:r>
          </w:p>
        </w:tc>
      </w:tr>
      <w:tr w:rsidR="005A2A7E" w14:paraId="5BC279A1" w14:textId="77777777">
        <w:trPr>
          <w:trHeight w:val="220"/>
        </w:trPr>
        <w:tc>
          <w:tcPr>
            <w:tcW w:w="1440" w:type="dxa"/>
            <w:vMerge/>
            <w:tcBorders>
              <w:top w:val="nil"/>
            </w:tcBorders>
          </w:tcPr>
          <w:p w14:paraId="1DFDC6E7" w14:textId="77777777" w:rsidR="005A2A7E" w:rsidRDefault="005A2A7E">
            <w:pPr>
              <w:rPr>
                <w:sz w:val="2"/>
                <w:szCs w:val="2"/>
              </w:rPr>
            </w:pPr>
          </w:p>
        </w:tc>
        <w:tc>
          <w:tcPr>
            <w:tcW w:w="1680" w:type="dxa"/>
          </w:tcPr>
          <w:p w14:paraId="2BC44CCF" w14:textId="77777777" w:rsidR="005A2A7E" w:rsidRDefault="008E3266">
            <w:pPr>
              <w:pStyle w:val="TableParagraph"/>
              <w:ind w:left="19"/>
              <w:rPr>
                <w:sz w:val="20"/>
              </w:rPr>
            </w:pPr>
            <w:r>
              <w:rPr>
                <w:spacing w:val="-5"/>
                <w:sz w:val="20"/>
              </w:rPr>
              <w:t>RF</w:t>
            </w:r>
          </w:p>
        </w:tc>
        <w:tc>
          <w:tcPr>
            <w:tcW w:w="1140" w:type="dxa"/>
          </w:tcPr>
          <w:p w14:paraId="24C36037" w14:textId="77777777" w:rsidR="005A2A7E" w:rsidRDefault="008E3266">
            <w:pPr>
              <w:pStyle w:val="TableParagraph"/>
              <w:ind w:left="34"/>
              <w:rPr>
                <w:sz w:val="20"/>
              </w:rPr>
            </w:pPr>
            <w:r>
              <w:rPr>
                <w:spacing w:val="-4"/>
                <w:sz w:val="20"/>
              </w:rPr>
              <w:t>0.99</w:t>
            </w:r>
          </w:p>
        </w:tc>
        <w:tc>
          <w:tcPr>
            <w:tcW w:w="1140" w:type="dxa"/>
          </w:tcPr>
          <w:p w14:paraId="764EEE9A" w14:textId="77777777" w:rsidR="005A2A7E" w:rsidRDefault="008E3266">
            <w:pPr>
              <w:pStyle w:val="TableParagraph"/>
              <w:ind w:left="34"/>
              <w:rPr>
                <w:sz w:val="20"/>
              </w:rPr>
            </w:pPr>
            <w:r>
              <w:rPr>
                <w:spacing w:val="-4"/>
                <w:sz w:val="20"/>
              </w:rPr>
              <w:t>0.99</w:t>
            </w:r>
          </w:p>
        </w:tc>
        <w:tc>
          <w:tcPr>
            <w:tcW w:w="860" w:type="dxa"/>
          </w:tcPr>
          <w:p w14:paraId="4D2474DE" w14:textId="77777777" w:rsidR="005A2A7E" w:rsidRDefault="008E3266">
            <w:pPr>
              <w:pStyle w:val="TableParagraph"/>
              <w:ind w:left="29"/>
              <w:rPr>
                <w:sz w:val="20"/>
              </w:rPr>
            </w:pPr>
            <w:r>
              <w:rPr>
                <w:spacing w:val="-4"/>
                <w:sz w:val="20"/>
              </w:rPr>
              <w:t>0.99</w:t>
            </w:r>
          </w:p>
        </w:tc>
        <w:tc>
          <w:tcPr>
            <w:tcW w:w="1000" w:type="dxa"/>
          </w:tcPr>
          <w:p w14:paraId="0AA44A49" w14:textId="77777777" w:rsidR="005A2A7E" w:rsidRDefault="008E3266">
            <w:pPr>
              <w:pStyle w:val="TableParagraph"/>
              <w:ind w:left="14"/>
              <w:rPr>
                <w:sz w:val="20"/>
              </w:rPr>
            </w:pPr>
            <w:r>
              <w:rPr>
                <w:spacing w:val="-4"/>
                <w:sz w:val="20"/>
              </w:rPr>
              <w:t>0.99</w:t>
            </w:r>
          </w:p>
        </w:tc>
      </w:tr>
      <w:tr w:rsidR="005A2A7E" w14:paraId="5DA46803" w14:textId="77777777">
        <w:trPr>
          <w:trHeight w:val="220"/>
        </w:trPr>
        <w:tc>
          <w:tcPr>
            <w:tcW w:w="1440" w:type="dxa"/>
            <w:vMerge/>
            <w:tcBorders>
              <w:top w:val="nil"/>
            </w:tcBorders>
          </w:tcPr>
          <w:p w14:paraId="4EC10EA6" w14:textId="77777777" w:rsidR="005A2A7E" w:rsidRDefault="005A2A7E">
            <w:pPr>
              <w:rPr>
                <w:sz w:val="2"/>
                <w:szCs w:val="2"/>
              </w:rPr>
            </w:pPr>
          </w:p>
        </w:tc>
        <w:tc>
          <w:tcPr>
            <w:tcW w:w="1680" w:type="dxa"/>
          </w:tcPr>
          <w:p w14:paraId="5F5BC521" w14:textId="77777777" w:rsidR="005A2A7E" w:rsidRDefault="008E3266">
            <w:pPr>
              <w:pStyle w:val="TableParagraph"/>
              <w:ind w:left="19"/>
              <w:rPr>
                <w:sz w:val="20"/>
              </w:rPr>
            </w:pPr>
            <w:r>
              <w:rPr>
                <w:spacing w:val="-2"/>
                <w:sz w:val="20"/>
              </w:rPr>
              <w:t>k-</w:t>
            </w:r>
            <w:r>
              <w:rPr>
                <w:spacing w:val="-5"/>
                <w:sz w:val="20"/>
              </w:rPr>
              <w:t>NN</w:t>
            </w:r>
          </w:p>
        </w:tc>
        <w:tc>
          <w:tcPr>
            <w:tcW w:w="1140" w:type="dxa"/>
          </w:tcPr>
          <w:p w14:paraId="5EA6601F" w14:textId="77777777" w:rsidR="005A2A7E" w:rsidRDefault="008E3266">
            <w:pPr>
              <w:pStyle w:val="TableParagraph"/>
              <w:ind w:left="34"/>
              <w:rPr>
                <w:sz w:val="20"/>
              </w:rPr>
            </w:pPr>
            <w:r>
              <w:rPr>
                <w:spacing w:val="-4"/>
                <w:sz w:val="20"/>
              </w:rPr>
              <w:t>0.99</w:t>
            </w:r>
          </w:p>
        </w:tc>
        <w:tc>
          <w:tcPr>
            <w:tcW w:w="1140" w:type="dxa"/>
          </w:tcPr>
          <w:p w14:paraId="2FC27D00" w14:textId="77777777" w:rsidR="005A2A7E" w:rsidRDefault="008E3266">
            <w:pPr>
              <w:pStyle w:val="TableParagraph"/>
              <w:ind w:left="34"/>
              <w:rPr>
                <w:sz w:val="20"/>
              </w:rPr>
            </w:pPr>
            <w:r>
              <w:rPr>
                <w:spacing w:val="-4"/>
                <w:sz w:val="20"/>
              </w:rPr>
              <w:t>0.98</w:t>
            </w:r>
          </w:p>
        </w:tc>
        <w:tc>
          <w:tcPr>
            <w:tcW w:w="860" w:type="dxa"/>
          </w:tcPr>
          <w:p w14:paraId="53422684" w14:textId="77777777" w:rsidR="005A2A7E" w:rsidRDefault="008E3266">
            <w:pPr>
              <w:pStyle w:val="TableParagraph"/>
              <w:ind w:left="29"/>
              <w:rPr>
                <w:sz w:val="20"/>
              </w:rPr>
            </w:pPr>
            <w:r>
              <w:rPr>
                <w:spacing w:val="-4"/>
                <w:sz w:val="20"/>
              </w:rPr>
              <w:t>0.99</w:t>
            </w:r>
          </w:p>
        </w:tc>
        <w:tc>
          <w:tcPr>
            <w:tcW w:w="1000" w:type="dxa"/>
          </w:tcPr>
          <w:p w14:paraId="2BCC74AA" w14:textId="77777777" w:rsidR="005A2A7E" w:rsidRDefault="008E3266">
            <w:pPr>
              <w:pStyle w:val="TableParagraph"/>
              <w:ind w:left="14"/>
              <w:rPr>
                <w:sz w:val="20"/>
              </w:rPr>
            </w:pPr>
            <w:r>
              <w:rPr>
                <w:spacing w:val="-4"/>
                <w:sz w:val="20"/>
              </w:rPr>
              <w:t>0.99</w:t>
            </w:r>
          </w:p>
        </w:tc>
      </w:tr>
      <w:tr w:rsidR="005A2A7E" w14:paraId="1A19B3F4" w14:textId="77777777">
        <w:trPr>
          <w:trHeight w:val="239"/>
        </w:trPr>
        <w:tc>
          <w:tcPr>
            <w:tcW w:w="1440" w:type="dxa"/>
            <w:vMerge/>
            <w:tcBorders>
              <w:top w:val="nil"/>
            </w:tcBorders>
          </w:tcPr>
          <w:p w14:paraId="07371528" w14:textId="77777777" w:rsidR="005A2A7E" w:rsidRDefault="005A2A7E">
            <w:pPr>
              <w:rPr>
                <w:sz w:val="2"/>
                <w:szCs w:val="2"/>
              </w:rPr>
            </w:pPr>
          </w:p>
        </w:tc>
        <w:tc>
          <w:tcPr>
            <w:tcW w:w="1680" w:type="dxa"/>
          </w:tcPr>
          <w:p w14:paraId="67335FBE" w14:textId="77777777" w:rsidR="005A2A7E" w:rsidRDefault="008E3266">
            <w:pPr>
              <w:pStyle w:val="TableParagraph"/>
              <w:spacing w:line="220" w:lineRule="exact"/>
              <w:ind w:left="19"/>
              <w:rPr>
                <w:sz w:val="20"/>
              </w:rPr>
            </w:pPr>
            <w:r>
              <w:rPr>
                <w:spacing w:val="-5"/>
                <w:sz w:val="20"/>
              </w:rPr>
              <w:t>LR</w:t>
            </w:r>
          </w:p>
        </w:tc>
        <w:tc>
          <w:tcPr>
            <w:tcW w:w="1140" w:type="dxa"/>
          </w:tcPr>
          <w:p w14:paraId="38ECEF6A" w14:textId="77777777" w:rsidR="005A2A7E" w:rsidRDefault="008E3266">
            <w:pPr>
              <w:pStyle w:val="TableParagraph"/>
              <w:spacing w:line="220" w:lineRule="exact"/>
              <w:ind w:left="34"/>
              <w:rPr>
                <w:sz w:val="20"/>
              </w:rPr>
            </w:pPr>
            <w:r>
              <w:rPr>
                <w:spacing w:val="-4"/>
                <w:sz w:val="20"/>
              </w:rPr>
              <w:t>0.88</w:t>
            </w:r>
          </w:p>
        </w:tc>
        <w:tc>
          <w:tcPr>
            <w:tcW w:w="1140" w:type="dxa"/>
          </w:tcPr>
          <w:p w14:paraId="74A984DB" w14:textId="77777777" w:rsidR="005A2A7E" w:rsidRDefault="008E3266">
            <w:pPr>
              <w:pStyle w:val="TableParagraph"/>
              <w:spacing w:line="220" w:lineRule="exact"/>
              <w:ind w:left="34"/>
              <w:rPr>
                <w:sz w:val="20"/>
              </w:rPr>
            </w:pPr>
            <w:r>
              <w:rPr>
                <w:spacing w:val="-4"/>
                <w:sz w:val="20"/>
              </w:rPr>
              <w:t>0.94</w:t>
            </w:r>
          </w:p>
        </w:tc>
        <w:tc>
          <w:tcPr>
            <w:tcW w:w="860" w:type="dxa"/>
          </w:tcPr>
          <w:p w14:paraId="265AAD1D" w14:textId="77777777" w:rsidR="005A2A7E" w:rsidRDefault="008E3266">
            <w:pPr>
              <w:pStyle w:val="TableParagraph"/>
              <w:spacing w:line="220" w:lineRule="exact"/>
              <w:ind w:left="29"/>
              <w:rPr>
                <w:sz w:val="20"/>
              </w:rPr>
            </w:pPr>
            <w:r>
              <w:rPr>
                <w:spacing w:val="-4"/>
                <w:sz w:val="20"/>
              </w:rPr>
              <w:t>0.52</w:t>
            </w:r>
          </w:p>
        </w:tc>
        <w:tc>
          <w:tcPr>
            <w:tcW w:w="1000" w:type="dxa"/>
          </w:tcPr>
          <w:p w14:paraId="7FAFE60E" w14:textId="77777777" w:rsidR="005A2A7E" w:rsidRDefault="008E3266">
            <w:pPr>
              <w:pStyle w:val="TableParagraph"/>
              <w:spacing w:line="220" w:lineRule="exact"/>
              <w:ind w:left="14"/>
              <w:rPr>
                <w:sz w:val="20"/>
              </w:rPr>
            </w:pPr>
            <w:r>
              <w:rPr>
                <w:sz w:val="20"/>
              </w:rPr>
              <w:t>N/A</w:t>
            </w:r>
            <w:del w:id="458" w:author="Dekan" w:date="2025-02-10T02:08:00Z">
              <w:r w:rsidDel="00AA3356">
                <w:rPr>
                  <w:spacing w:val="-5"/>
                  <w:sz w:val="20"/>
                </w:rPr>
                <w:delText xml:space="preserve"> </w:delText>
              </w:r>
              <w:r w:rsidDel="00AA3356">
                <w:rPr>
                  <w:spacing w:val="-10"/>
                  <w:sz w:val="20"/>
                </w:rPr>
                <w:delText>-</w:delText>
              </w:r>
            </w:del>
          </w:p>
        </w:tc>
      </w:tr>
      <w:tr w:rsidR="005A2A7E" w14:paraId="7503E47A" w14:textId="77777777">
        <w:trPr>
          <w:trHeight w:val="220"/>
        </w:trPr>
        <w:tc>
          <w:tcPr>
            <w:tcW w:w="1440" w:type="dxa"/>
            <w:vMerge/>
            <w:tcBorders>
              <w:top w:val="nil"/>
            </w:tcBorders>
          </w:tcPr>
          <w:p w14:paraId="67195DB2" w14:textId="77777777" w:rsidR="005A2A7E" w:rsidRDefault="005A2A7E">
            <w:pPr>
              <w:rPr>
                <w:sz w:val="2"/>
                <w:szCs w:val="2"/>
              </w:rPr>
            </w:pPr>
          </w:p>
        </w:tc>
        <w:tc>
          <w:tcPr>
            <w:tcW w:w="1680" w:type="dxa"/>
          </w:tcPr>
          <w:p w14:paraId="532C6F7F" w14:textId="77777777" w:rsidR="005A2A7E" w:rsidRDefault="008E3266">
            <w:pPr>
              <w:pStyle w:val="TableParagraph"/>
              <w:ind w:left="19"/>
              <w:rPr>
                <w:sz w:val="20"/>
              </w:rPr>
            </w:pPr>
            <w:r>
              <w:rPr>
                <w:sz w:val="20"/>
              </w:rPr>
              <w:t>Naive</w:t>
            </w:r>
            <w:r>
              <w:rPr>
                <w:spacing w:val="-5"/>
                <w:sz w:val="20"/>
              </w:rPr>
              <w:t xml:space="preserve"> </w:t>
            </w:r>
            <w:r>
              <w:rPr>
                <w:spacing w:val="-2"/>
                <w:sz w:val="20"/>
              </w:rPr>
              <w:t>Bayes</w:t>
            </w:r>
          </w:p>
        </w:tc>
        <w:tc>
          <w:tcPr>
            <w:tcW w:w="1140" w:type="dxa"/>
          </w:tcPr>
          <w:p w14:paraId="6ABE4250" w14:textId="77777777" w:rsidR="005A2A7E" w:rsidRDefault="008E3266">
            <w:pPr>
              <w:pStyle w:val="TableParagraph"/>
              <w:ind w:left="34"/>
              <w:rPr>
                <w:sz w:val="20"/>
              </w:rPr>
            </w:pPr>
            <w:r>
              <w:rPr>
                <w:spacing w:val="-4"/>
                <w:sz w:val="20"/>
              </w:rPr>
              <w:t>0.97</w:t>
            </w:r>
          </w:p>
        </w:tc>
        <w:tc>
          <w:tcPr>
            <w:tcW w:w="1140" w:type="dxa"/>
          </w:tcPr>
          <w:p w14:paraId="2002D579" w14:textId="77777777" w:rsidR="005A2A7E" w:rsidRDefault="008E3266">
            <w:pPr>
              <w:pStyle w:val="TableParagraph"/>
              <w:ind w:left="34"/>
              <w:rPr>
                <w:sz w:val="20"/>
              </w:rPr>
            </w:pPr>
            <w:r>
              <w:rPr>
                <w:spacing w:val="-4"/>
                <w:sz w:val="20"/>
              </w:rPr>
              <w:t>0.94</w:t>
            </w:r>
          </w:p>
        </w:tc>
        <w:tc>
          <w:tcPr>
            <w:tcW w:w="860" w:type="dxa"/>
          </w:tcPr>
          <w:p w14:paraId="27C457B4" w14:textId="77777777" w:rsidR="005A2A7E" w:rsidRDefault="008E3266">
            <w:pPr>
              <w:pStyle w:val="TableParagraph"/>
              <w:ind w:left="29"/>
              <w:rPr>
                <w:sz w:val="20"/>
              </w:rPr>
            </w:pPr>
            <w:r>
              <w:rPr>
                <w:spacing w:val="-4"/>
                <w:sz w:val="20"/>
              </w:rPr>
              <w:t>0.99</w:t>
            </w:r>
          </w:p>
        </w:tc>
        <w:tc>
          <w:tcPr>
            <w:tcW w:w="1000" w:type="dxa"/>
          </w:tcPr>
          <w:p w14:paraId="32655894" w14:textId="77777777" w:rsidR="005A2A7E" w:rsidRDefault="008E3266">
            <w:pPr>
              <w:pStyle w:val="TableParagraph"/>
              <w:ind w:left="14"/>
              <w:rPr>
                <w:sz w:val="20"/>
              </w:rPr>
            </w:pPr>
            <w:r>
              <w:rPr>
                <w:spacing w:val="-4"/>
                <w:sz w:val="20"/>
              </w:rPr>
              <w:t>0.97</w:t>
            </w:r>
          </w:p>
        </w:tc>
      </w:tr>
      <w:tr w:rsidR="005A2A7E" w14:paraId="2B7A73F5" w14:textId="77777777">
        <w:trPr>
          <w:trHeight w:val="219"/>
        </w:trPr>
        <w:tc>
          <w:tcPr>
            <w:tcW w:w="1440" w:type="dxa"/>
          </w:tcPr>
          <w:p w14:paraId="31611DCC" w14:textId="77777777" w:rsidR="005A2A7E" w:rsidRDefault="008E3266">
            <w:pPr>
              <w:pStyle w:val="TableParagraph"/>
              <w:ind w:left="161"/>
              <w:jc w:val="left"/>
              <w:rPr>
                <w:sz w:val="20"/>
              </w:rPr>
            </w:pPr>
            <w:r>
              <w:rPr>
                <w:spacing w:val="-4"/>
                <w:sz w:val="20"/>
              </w:rPr>
              <w:t>[59]</w:t>
            </w:r>
          </w:p>
        </w:tc>
        <w:tc>
          <w:tcPr>
            <w:tcW w:w="1680" w:type="dxa"/>
          </w:tcPr>
          <w:p w14:paraId="75C0F026" w14:textId="77777777" w:rsidR="005A2A7E" w:rsidRDefault="008E3266">
            <w:pPr>
              <w:pStyle w:val="TableParagraph"/>
              <w:ind w:left="19"/>
              <w:rPr>
                <w:sz w:val="20"/>
              </w:rPr>
            </w:pPr>
            <w:r>
              <w:rPr>
                <w:spacing w:val="-5"/>
                <w:sz w:val="20"/>
              </w:rPr>
              <w:t>MLP</w:t>
            </w:r>
          </w:p>
        </w:tc>
        <w:tc>
          <w:tcPr>
            <w:tcW w:w="1140" w:type="dxa"/>
          </w:tcPr>
          <w:p w14:paraId="05C9E83B" w14:textId="77777777" w:rsidR="005A2A7E" w:rsidRDefault="008E3266">
            <w:pPr>
              <w:pStyle w:val="TableParagraph"/>
              <w:ind w:left="34"/>
              <w:rPr>
                <w:sz w:val="20"/>
              </w:rPr>
            </w:pPr>
            <w:r>
              <w:rPr>
                <w:spacing w:val="-4"/>
                <w:sz w:val="20"/>
              </w:rPr>
              <w:t>0.99</w:t>
            </w:r>
          </w:p>
        </w:tc>
        <w:tc>
          <w:tcPr>
            <w:tcW w:w="1140" w:type="dxa"/>
          </w:tcPr>
          <w:p w14:paraId="2DDECDAA" w14:textId="77777777" w:rsidR="005A2A7E" w:rsidRDefault="008E3266">
            <w:pPr>
              <w:pStyle w:val="TableParagraph"/>
              <w:ind w:left="34"/>
              <w:rPr>
                <w:sz w:val="20"/>
              </w:rPr>
            </w:pPr>
            <w:r>
              <w:rPr>
                <w:spacing w:val="-4"/>
                <w:sz w:val="20"/>
              </w:rPr>
              <w:t>0.99</w:t>
            </w:r>
          </w:p>
        </w:tc>
        <w:tc>
          <w:tcPr>
            <w:tcW w:w="860" w:type="dxa"/>
          </w:tcPr>
          <w:p w14:paraId="5784CF5E" w14:textId="77777777" w:rsidR="005A2A7E" w:rsidRDefault="008E3266">
            <w:pPr>
              <w:pStyle w:val="TableParagraph"/>
              <w:ind w:left="29"/>
              <w:rPr>
                <w:sz w:val="20"/>
              </w:rPr>
            </w:pPr>
            <w:r>
              <w:rPr>
                <w:spacing w:val="-4"/>
                <w:sz w:val="20"/>
              </w:rPr>
              <w:t>0.99</w:t>
            </w:r>
          </w:p>
        </w:tc>
        <w:tc>
          <w:tcPr>
            <w:tcW w:w="1000" w:type="dxa"/>
          </w:tcPr>
          <w:p w14:paraId="1D143679" w14:textId="77777777" w:rsidR="005A2A7E" w:rsidRDefault="008E3266">
            <w:pPr>
              <w:pStyle w:val="TableParagraph"/>
              <w:ind w:left="14"/>
              <w:rPr>
                <w:sz w:val="20"/>
              </w:rPr>
            </w:pPr>
            <w:r>
              <w:rPr>
                <w:spacing w:val="-4"/>
                <w:sz w:val="20"/>
              </w:rPr>
              <w:t>0.99</w:t>
            </w:r>
          </w:p>
        </w:tc>
      </w:tr>
      <w:tr w:rsidR="005A2A7E" w14:paraId="4088A0F9" w14:textId="77777777">
        <w:trPr>
          <w:trHeight w:val="220"/>
        </w:trPr>
        <w:tc>
          <w:tcPr>
            <w:tcW w:w="1440" w:type="dxa"/>
          </w:tcPr>
          <w:p w14:paraId="13BF5A18" w14:textId="77777777" w:rsidR="005A2A7E" w:rsidRDefault="008E3266">
            <w:pPr>
              <w:pStyle w:val="TableParagraph"/>
              <w:ind w:left="161"/>
              <w:jc w:val="left"/>
              <w:rPr>
                <w:sz w:val="20"/>
              </w:rPr>
            </w:pPr>
            <w:r>
              <w:rPr>
                <w:spacing w:val="-4"/>
                <w:sz w:val="20"/>
              </w:rPr>
              <w:t>[60]</w:t>
            </w:r>
          </w:p>
        </w:tc>
        <w:tc>
          <w:tcPr>
            <w:tcW w:w="1680" w:type="dxa"/>
          </w:tcPr>
          <w:p w14:paraId="2EF00743" w14:textId="77777777" w:rsidR="005A2A7E" w:rsidRDefault="008E3266">
            <w:pPr>
              <w:pStyle w:val="TableParagraph"/>
              <w:ind w:left="19"/>
              <w:rPr>
                <w:sz w:val="20"/>
              </w:rPr>
            </w:pPr>
            <w:r>
              <w:rPr>
                <w:spacing w:val="-2"/>
                <w:sz w:val="20"/>
              </w:rPr>
              <w:t>XGBoost</w:t>
            </w:r>
          </w:p>
        </w:tc>
        <w:tc>
          <w:tcPr>
            <w:tcW w:w="1140" w:type="dxa"/>
          </w:tcPr>
          <w:p w14:paraId="49536630" w14:textId="77777777" w:rsidR="005A2A7E" w:rsidRDefault="008E3266">
            <w:pPr>
              <w:pStyle w:val="TableParagraph"/>
              <w:ind w:left="34"/>
              <w:rPr>
                <w:sz w:val="20"/>
              </w:rPr>
            </w:pPr>
            <w:r>
              <w:rPr>
                <w:spacing w:val="-4"/>
                <w:sz w:val="20"/>
              </w:rPr>
              <w:t>0.97</w:t>
            </w:r>
          </w:p>
        </w:tc>
        <w:tc>
          <w:tcPr>
            <w:tcW w:w="1140" w:type="dxa"/>
          </w:tcPr>
          <w:p w14:paraId="1F8418E7" w14:textId="77777777" w:rsidR="005A2A7E" w:rsidRDefault="008E3266">
            <w:pPr>
              <w:pStyle w:val="TableParagraph"/>
              <w:ind w:left="34"/>
              <w:rPr>
                <w:sz w:val="20"/>
              </w:rPr>
            </w:pPr>
            <w:r>
              <w:rPr>
                <w:spacing w:val="-4"/>
                <w:sz w:val="20"/>
              </w:rPr>
              <w:t>0.97</w:t>
            </w:r>
          </w:p>
        </w:tc>
        <w:tc>
          <w:tcPr>
            <w:tcW w:w="860" w:type="dxa"/>
          </w:tcPr>
          <w:p w14:paraId="29BC2B1D" w14:textId="77777777" w:rsidR="005A2A7E" w:rsidRDefault="008E3266">
            <w:pPr>
              <w:pStyle w:val="TableParagraph"/>
              <w:ind w:left="29"/>
              <w:rPr>
                <w:sz w:val="20"/>
              </w:rPr>
            </w:pPr>
            <w:r>
              <w:rPr>
                <w:spacing w:val="-4"/>
                <w:sz w:val="20"/>
              </w:rPr>
              <w:t>0.97</w:t>
            </w:r>
          </w:p>
        </w:tc>
        <w:tc>
          <w:tcPr>
            <w:tcW w:w="1000" w:type="dxa"/>
          </w:tcPr>
          <w:p w14:paraId="32CEBF2B" w14:textId="77777777" w:rsidR="005A2A7E" w:rsidRDefault="008E3266">
            <w:pPr>
              <w:pStyle w:val="TableParagraph"/>
              <w:ind w:left="14"/>
              <w:rPr>
                <w:sz w:val="20"/>
              </w:rPr>
            </w:pPr>
            <w:r>
              <w:rPr>
                <w:spacing w:val="-4"/>
                <w:sz w:val="20"/>
              </w:rPr>
              <w:t>0.97</w:t>
            </w:r>
          </w:p>
        </w:tc>
      </w:tr>
      <w:tr w:rsidR="005A2A7E" w14:paraId="2CF750EE" w14:textId="77777777">
        <w:trPr>
          <w:trHeight w:val="239"/>
        </w:trPr>
        <w:tc>
          <w:tcPr>
            <w:tcW w:w="1440" w:type="dxa"/>
          </w:tcPr>
          <w:p w14:paraId="54944DD1" w14:textId="77777777" w:rsidR="005A2A7E" w:rsidRDefault="008E3266">
            <w:pPr>
              <w:pStyle w:val="TableParagraph"/>
              <w:spacing w:line="220" w:lineRule="exact"/>
              <w:ind w:left="111"/>
              <w:jc w:val="left"/>
              <w:rPr>
                <w:sz w:val="20"/>
              </w:rPr>
            </w:pPr>
            <w:r>
              <w:rPr>
                <w:sz w:val="20"/>
              </w:rPr>
              <w:t>Our</w:t>
            </w:r>
            <w:r>
              <w:rPr>
                <w:spacing w:val="-3"/>
                <w:sz w:val="20"/>
              </w:rPr>
              <w:t xml:space="preserve"> </w:t>
            </w:r>
            <w:r>
              <w:rPr>
                <w:spacing w:val="-2"/>
                <w:sz w:val="20"/>
              </w:rPr>
              <w:t>study</w:t>
            </w:r>
          </w:p>
        </w:tc>
        <w:tc>
          <w:tcPr>
            <w:tcW w:w="1680" w:type="dxa"/>
          </w:tcPr>
          <w:p w14:paraId="587A3134" w14:textId="77777777" w:rsidR="005A2A7E" w:rsidRDefault="008E3266">
            <w:pPr>
              <w:pStyle w:val="TableParagraph"/>
              <w:spacing w:line="220" w:lineRule="exact"/>
              <w:ind w:left="19"/>
              <w:rPr>
                <w:sz w:val="20"/>
              </w:rPr>
            </w:pPr>
            <w:r>
              <w:rPr>
                <w:spacing w:val="-2"/>
                <w:sz w:val="20"/>
              </w:rPr>
              <w:t>XGBoost</w:t>
            </w:r>
          </w:p>
        </w:tc>
        <w:tc>
          <w:tcPr>
            <w:tcW w:w="1140" w:type="dxa"/>
          </w:tcPr>
          <w:p w14:paraId="62BE6F68" w14:textId="77777777" w:rsidR="005A2A7E" w:rsidRDefault="008E3266">
            <w:pPr>
              <w:pStyle w:val="TableParagraph"/>
              <w:spacing w:line="220" w:lineRule="exact"/>
              <w:ind w:left="34"/>
              <w:rPr>
                <w:sz w:val="20"/>
              </w:rPr>
            </w:pPr>
            <w:r>
              <w:rPr>
                <w:spacing w:val="-4"/>
                <w:sz w:val="20"/>
              </w:rPr>
              <w:t>0.99</w:t>
            </w:r>
          </w:p>
        </w:tc>
        <w:tc>
          <w:tcPr>
            <w:tcW w:w="1140" w:type="dxa"/>
          </w:tcPr>
          <w:p w14:paraId="3EC4C89D" w14:textId="77777777" w:rsidR="005A2A7E" w:rsidRDefault="008E3266">
            <w:pPr>
              <w:pStyle w:val="TableParagraph"/>
              <w:spacing w:line="220" w:lineRule="exact"/>
              <w:ind w:left="34"/>
              <w:rPr>
                <w:sz w:val="20"/>
              </w:rPr>
            </w:pPr>
            <w:r>
              <w:rPr>
                <w:spacing w:val="-4"/>
                <w:sz w:val="20"/>
              </w:rPr>
              <w:t>0.99</w:t>
            </w:r>
          </w:p>
        </w:tc>
        <w:tc>
          <w:tcPr>
            <w:tcW w:w="860" w:type="dxa"/>
          </w:tcPr>
          <w:p w14:paraId="1E511517" w14:textId="77777777" w:rsidR="005A2A7E" w:rsidRDefault="008E3266">
            <w:pPr>
              <w:pStyle w:val="TableParagraph"/>
              <w:spacing w:line="220" w:lineRule="exact"/>
              <w:ind w:left="29"/>
              <w:rPr>
                <w:sz w:val="20"/>
              </w:rPr>
            </w:pPr>
            <w:r>
              <w:rPr>
                <w:spacing w:val="-4"/>
                <w:sz w:val="20"/>
              </w:rPr>
              <w:t>0.99</w:t>
            </w:r>
          </w:p>
        </w:tc>
        <w:tc>
          <w:tcPr>
            <w:tcW w:w="1000" w:type="dxa"/>
          </w:tcPr>
          <w:p w14:paraId="27A2D5F8" w14:textId="77777777" w:rsidR="005A2A7E" w:rsidRDefault="008E3266">
            <w:pPr>
              <w:pStyle w:val="TableParagraph"/>
              <w:spacing w:line="220" w:lineRule="exact"/>
              <w:ind w:left="14"/>
              <w:rPr>
                <w:sz w:val="20"/>
              </w:rPr>
            </w:pPr>
            <w:r>
              <w:rPr>
                <w:spacing w:val="-4"/>
                <w:sz w:val="20"/>
              </w:rPr>
              <w:t>0.99</w:t>
            </w:r>
          </w:p>
        </w:tc>
      </w:tr>
    </w:tbl>
    <w:p w14:paraId="26E87907" w14:textId="77777777" w:rsidR="005A2A7E" w:rsidRDefault="005A2A7E">
      <w:pPr>
        <w:pStyle w:val="GvdeMetni"/>
        <w:spacing w:before="72"/>
        <w:ind w:left="0"/>
        <w:rPr>
          <w:sz w:val="20"/>
        </w:rPr>
      </w:pPr>
    </w:p>
    <w:p w14:paraId="3F77CEB8" w14:textId="77777777" w:rsidR="005A2A7E" w:rsidRDefault="008E3266">
      <w:pPr>
        <w:pStyle w:val="GvdeMetni"/>
        <w:spacing w:line="276" w:lineRule="auto"/>
        <w:ind w:right="177"/>
        <w:jc w:val="both"/>
      </w:pPr>
      <w:r>
        <w:t>The results presented above are significant for analyzing and comparing the performance of machine learning algorithms across different datasets. Additionally, the machine learning approaches used in this study have been compared with other studies in the literature. A comparative analysis between the results for previous studies and the experimental results obtained in this study indicates that the XGBoost algorithm achieved the best performance across all datasets. This superior performance can be attributed to comprehensive data preprocessing and model optimization processes. For the UNSW-NB15, NSL-KDD, CICIDS2017, CIRA-CIC-DoHBrw2020, and CICIoT2023 datasets, key preprocessing steps included cleaning noisy and missing data, selecting high-information features, and applying data standardization techniques. Additionally, dataset-specific feature analysis and hyperparameter optimization enabled XGBoost to learn more effectively from the data. Furthermore, feature engineering played a crucial role in</w:t>
      </w:r>
      <w:r>
        <w:rPr>
          <w:spacing w:val="-3"/>
        </w:rPr>
        <w:t xml:space="preserve"> </w:t>
      </w:r>
      <w:r>
        <w:t>enhancing</w:t>
      </w:r>
      <w:r>
        <w:rPr>
          <w:spacing w:val="-3"/>
        </w:rPr>
        <w:t xml:space="preserve"> </w:t>
      </w:r>
      <w:r>
        <w:t>model</w:t>
      </w:r>
      <w:r>
        <w:rPr>
          <w:spacing w:val="-3"/>
        </w:rPr>
        <w:t xml:space="preserve"> </w:t>
      </w:r>
      <w:r>
        <w:t>performance.</w:t>
      </w:r>
      <w:r>
        <w:rPr>
          <w:spacing w:val="-3"/>
        </w:rPr>
        <w:t xml:space="preserve"> </w:t>
      </w:r>
      <w:r>
        <w:t>Key variables such as protocol types, traffic volume, and session duration were carefully</w:t>
      </w:r>
      <w:r>
        <w:rPr>
          <w:spacing w:val="40"/>
        </w:rPr>
        <w:t xml:space="preserve"> </w:t>
      </w:r>
      <w:r>
        <w:t>extracted, leading to higher accuracy, recall, precision, and F1-score compared to previous studies. These findings highlight that meticulously applied data preprocessing and the</w:t>
      </w:r>
      <w:r>
        <w:rPr>
          <w:spacing w:val="-3"/>
        </w:rPr>
        <w:t xml:space="preserve"> </w:t>
      </w:r>
      <w:r>
        <w:t>robust structure of XGBoost offer an effective solution for IDS systems.</w:t>
      </w:r>
    </w:p>
    <w:p w14:paraId="72424620" w14:textId="77777777" w:rsidR="005A2A7E" w:rsidRDefault="008E3266">
      <w:pPr>
        <w:pStyle w:val="GvdeMetni"/>
        <w:spacing w:before="200" w:line="276" w:lineRule="auto"/>
        <w:ind w:right="178"/>
        <w:jc w:val="both"/>
      </w:pPr>
      <w:r>
        <w:t>First, the SHAP approach was applied to the XGBoost model trained and tested on the UNSW-NB15 dataset. The output presented in Figure 2, using the SHAP waterfall plot, illustrates how different features contribute to the model reaching a reconstruction error of f(x) = 10.117. The baseline value is E[f(x)] = 1.342, and it is observed that some features significantly increase or decrease the model’s output. Among the most influential features, “sttl” contributed the most, increasing the model output by +2.26, while “ct_dst_sport_ltm” also had a significant positive impact, adding +1.93 to the model output. On the other hand, “ct_dst_src_ltm” had a negative effect of -1.33, reducing</w:t>
      </w:r>
      <w:r>
        <w:rPr>
          <w:spacing w:val="-3"/>
        </w:rPr>
        <w:t xml:space="preserve"> </w:t>
      </w:r>
      <w:r>
        <w:t>the</w:t>
      </w:r>
      <w:r>
        <w:rPr>
          <w:spacing w:val="-3"/>
        </w:rPr>
        <w:t xml:space="preserve"> </w:t>
      </w:r>
      <w:r>
        <w:t>model</w:t>
      </w:r>
      <w:r>
        <w:rPr>
          <w:spacing w:val="-3"/>
        </w:rPr>
        <w:t xml:space="preserve"> </w:t>
      </w:r>
      <w:r>
        <w:t>output,</w:t>
      </w:r>
      <w:r>
        <w:rPr>
          <w:spacing w:val="-3"/>
        </w:rPr>
        <w:t xml:space="preserve"> </w:t>
      </w:r>
      <w:r>
        <w:t>whereas</w:t>
      </w:r>
      <w:r>
        <w:rPr>
          <w:spacing w:val="-3"/>
        </w:rPr>
        <w:t xml:space="preserve"> </w:t>
      </w:r>
      <w:r>
        <w:t>“smean” and “service” contributed +1.61 and +1.25, respectively. The impact of other features was relatively lower, and their effects on the model output are clearly visualized in the waterfall plot, where blue represents decreasing effects and red represents increasing effects.</w:t>
      </w:r>
    </w:p>
    <w:p w14:paraId="73893F4B" w14:textId="77777777" w:rsidR="005A2A7E" w:rsidRDefault="005A2A7E">
      <w:pPr>
        <w:pStyle w:val="GvdeMetni"/>
        <w:spacing w:line="276" w:lineRule="auto"/>
        <w:jc w:val="both"/>
        <w:sectPr w:rsidR="005A2A7E">
          <w:pgSz w:w="11920" w:h="16840"/>
          <w:pgMar w:top="1380" w:right="1275" w:bottom="280" w:left="1275" w:header="720" w:footer="720" w:gutter="0"/>
          <w:cols w:space="720"/>
        </w:sectPr>
      </w:pPr>
    </w:p>
    <w:p w14:paraId="734E223E" w14:textId="77777777" w:rsidR="005A2A7E" w:rsidRDefault="008E3266">
      <w:pPr>
        <w:pStyle w:val="GvdeMetni"/>
        <w:ind w:left="1336"/>
        <w:rPr>
          <w:sz w:val="20"/>
        </w:rPr>
      </w:pPr>
      <w:r>
        <w:rPr>
          <w:noProof/>
          <w:sz w:val="20"/>
        </w:rPr>
        <w:drawing>
          <wp:inline distT="0" distB="0" distL="0" distR="0" wp14:anchorId="13903420" wp14:editId="1E2C64E7">
            <wp:extent cx="4267943" cy="2555748"/>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4267943" cy="2555748"/>
                    </a:xfrm>
                    <a:prstGeom prst="rect">
                      <a:avLst/>
                    </a:prstGeom>
                  </pic:spPr>
                </pic:pic>
              </a:graphicData>
            </a:graphic>
          </wp:inline>
        </w:drawing>
      </w:r>
    </w:p>
    <w:p w14:paraId="1784AA6C" w14:textId="77777777" w:rsidR="005A2A7E" w:rsidRDefault="008E3266">
      <w:pPr>
        <w:spacing w:before="156"/>
        <w:ind w:left="1719"/>
        <w:rPr>
          <w:sz w:val="20"/>
        </w:rPr>
      </w:pPr>
      <w:r>
        <w:rPr>
          <w:sz w:val="20"/>
        </w:rPr>
        <w:t>Figure</w:t>
      </w:r>
      <w:r>
        <w:rPr>
          <w:spacing w:val="-12"/>
          <w:sz w:val="20"/>
        </w:rPr>
        <w:t xml:space="preserve"> </w:t>
      </w:r>
      <w:r>
        <w:rPr>
          <w:sz w:val="20"/>
        </w:rPr>
        <w:t>2.</w:t>
      </w:r>
      <w:r>
        <w:rPr>
          <w:spacing w:val="-9"/>
          <w:sz w:val="20"/>
        </w:rPr>
        <w:t xml:space="preserve"> </w:t>
      </w:r>
      <w:r>
        <w:rPr>
          <w:sz w:val="20"/>
        </w:rPr>
        <w:t>XGBoost-SHAP</w:t>
      </w:r>
      <w:r>
        <w:rPr>
          <w:spacing w:val="-9"/>
          <w:sz w:val="20"/>
        </w:rPr>
        <w:t xml:space="preserve"> </w:t>
      </w:r>
      <w:r>
        <w:rPr>
          <w:sz w:val="20"/>
        </w:rPr>
        <w:t>Waterfall</w:t>
      </w:r>
      <w:r>
        <w:rPr>
          <w:spacing w:val="-10"/>
          <w:sz w:val="20"/>
        </w:rPr>
        <w:t xml:space="preserve"> </w:t>
      </w:r>
      <w:r>
        <w:rPr>
          <w:sz w:val="20"/>
        </w:rPr>
        <w:t>Analysis</w:t>
      </w:r>
      <w:r>
        <w:rPr>
          <w:spacing w:val="-9"/>
          <w:sz w:val="20"/>
        </w:rPr>
        <w:t xml:space="preserve"> </w:t>
      </w:r>
      <w:r>
        <w:rPr>
          <w:sz w:val="20"/>
        </w:rPr>
        <w:t>Output</w:t>
      </w:r>
      <w:r>
        <w:rPr>
          <w:spacing w:val="-9"/>
          <w:sz w:val="20"/>
        </w:rPr>
        <w:t xml:space="preserve"> </w:t>
      </w:r>
      <w:r>
        <w:rPr>
          <w:sz w:val="20"/>
        </w:rPr>
        <w:t>on</w:t>
      </w:r>
      <w:r>
        <w:rPr>
          <w:spacing w:val="-10"/>
          <w:sz w:val="20"/>
        </w:rPr>
        <w:t xml:space="preserve"> </w:t>
      </w:r>
      <w:r>
        <w:rPr>
          <w:sz w:val="20"/>
        </w:rPr>
        <w:t>the</w:t>
      </w:r>
      <w:r>
        <w:rPr>
          <w:spacing w:val="-9"/>
          <w:sz w:val="20"/>
        </w:rPr>
        <w:t xml:space="preserve"> </w:t>
      </w:r>
      <w:r>
        <w:rPr>
          <w:sz w:val="20"/>
        </w:rPr>
        <w:t>UNSW-NB15</w:t>
      </w:r>
      <w:r>
        <w:rPr>
          <w:spacing w:val="-9"/>
          <w:sz w:val="20"/>
        </w:rPr>
        <w:t xml:space="preserve"> </w:t>
      </w:r>
      <w:r>
        <w:rPr>
          <w:spacing w:val="-2"/>
          <w:sz w:val="20"/>
        </w:rPr>
        <w:t>Dataset</w:t>
      </w:r>
    </w:p>
    <w:p w14:paraId="578ABB7D" w14:textId="77777777" w:rsidR="005A2A7E" w:rsidRDefault="005A2A7E">
      <w:pPr>
        <w:pStyle w:val="GvdeMetni"/>
        <w:spacing w:before="81"/>
        <w:ind w:left="0"/>
        <w:rPr>
          <w:sz w:val="20"/>
        </w:rPr>
      </w:pPr>
    </w:p>
    <w:p w14:paraId="0047847A" w14:textId="77777777" w:rsidR="005A2A7E" w:rsidRDefault="008E3266">
      <w:pPr>
        <w:pStyle w:val="GvdeMetni"/>
        <w:spacing w:line="276" w:lineRule="auto"/>
        <w:ind w:right="180"/>
        <w:jc w:val="both"/>
      </w:pPr>
      <w:r>
        <w:t>Figure 3 illustrates</w:t>
      </w:r>
      <w:r>
        <w:rPr>
          <w:spacing w:val="-2"/>
        </w:rPr>
        <w:t xml:space="preserve"> </w:t>
      </w:r>
      <w:r>
        <w:t>which</w:t>
      </w:r>
      <w:r>
        <w:rPr>
          <w:spacing w:val="-2"/>
        </w:rPr>
        <w:t xml:space="preserve"> </w:t>
      </w:r>
      <w:r>
        <w:t>features</w:t>
      </w:r>
      <w:r>
        <w:rPr>
          <w:spacing w:val="-2"/>
        </w:rPr>
        <w:t xml:space="preserve"> </w:t>
      </w:r>
      <w:r>
        <w:t>play</w:t>
      </w:r>
      <w:r>
        <w:rPr>
          <w:spacing w:val="-2"/>
        </w:rPr>
        <w:t xml:space="preserve"> </w:t>
      </w:r>
      <w:r>
        <w:t>a</w:t>
      </w:r>
      <w:r>
        <w:rPr>
          <w:spacing w:val="-2"/>
        </w:rPr>
        <w:t xml:space="preserve"> </w:t>
      </w:r>
      <w:r>
        <w:t>more</w:t>
      </w:r>
      <w:r>
        <w:rPr>
          <w:spacing w:val="-2"/>
        </w:rPr>
        <w:t xml:space="preserve"> </w:t>
      </w:r>
      <w:r>
        <w:t>significant</w:t>
      </w:r>
      <w:r>
        <w:rPr>
          <w:spacing w:val="-2"/>
        </w:rPr>
        <w:t xml:space="preserve"> </w:t>
      </w:r>
      <w:r>
        <w:t>role</w:t>
      </w:r>
      <w:r>
        <w:rPr>
          <w:spacing w:val="-2"/>
        </w:rPr>
        <w:t xml:space="preserve"> </w:t>
      </w:r>
      <w:r>
        <w:t>in</w:t>
      </w:r>
      <w:r>
        <w:rPr>
          <w:spacing w:val="-2"/>
        </w:rPr>
        <w:t xml:space="preserve"> </w:t>
      </w:r>
      <w:r>
        <w:t>the</w:t>
      </w:r>
      <w:r>
        <w:rPr>
          <w:spacing w:val="-2"/>
        </w:rPr>
        <w:t xml:space="preserve"> </w:t>
      </w:r>
      <w:r>
        <w:t>decision-making</w:t>
      </w:r>
      <w:r>
        <w:rPr>
          <w:spacing w:val="-2"/>
        </w:rPr>
        <w:t xml:space="preserve"> </w:t>
      </w:r>
      <w:r>
        <w:t>process of the XGBoost model.</w:t>
      </w:r>
      <w:r>
        <w:rPr>
          <w:spacing w:val="-3"/>
        </w:rPr>
        <w:t xml:space="preserve"> </w:t>
      </w:r>
      <w:r>
        <w:t>In</w:t>
      </w:r>
      <w:r>
        <w:rPr>
          <w:spacing w:val="-3"/>
        </w:rPr>
        <w:t xml:space="preserve"> </w:t>
      </w:r>
      <w:r>
        <w:t>this</w:t>
      </w:r>
      <w:r>
        <w:rPr>
          <w:spacing w:val="-3"/>
        </w:rPr>
        <w:t xml:space="preserve"> </w:t>
      </w:r>
      <w:r>
        <w:t>model,</w:t>
      </w:r>
      <w:r>
        <w:rPr>
          <w:spacing w:val="-3"/>
        </w:rPr>
        <w:t xml:space="preserve"> </w:t>
      </w:r>
      <w:r>
        <w:t>the</w:t>
      </w:r>
      <w:r>
        <w:rPr>
          <w:spacing w:val="-3"/>
        </w:rPr>
        <w:t xml:space="preserve"> </w:t>
      </w:r>
      <w:r>
        <w:t>LIME</w:t>
      </w:r>
      <w:r>
        <w:rPr>
          <w:spacing w:val="-3"/>
        </w:rPr>
        <w:t xml:space="preserve"> </w:t>
      </w:r>
      <w:r>
        <w:t>method</w:t>
      </w:r>
      <w:r>
        <w:rPr>
          <w:spacing w:val="-3"/>
        </w:rPr>
        <w:t xml:space="preserve"> </w:t>
      </w:r>
      <w:r>
        <w:t>was</w:t>
      </w:r>
      <w:r>
        <w:rPr>
          <w:spacing w:val="-3"/>
        </w:rPr>
        <w:t xml:space="preserve"> </w:t>
      </w:r>
      <w:r>
        <w:t>applied,</w:t>
      </w:r>
      <w:r>
        <w:rPr>
          <w:spacing w:val="-3"/>
        </w:rPr>
        <w:t xml:space="preserve"> </w:t>
      </w:r>
      <w:r>
        <w:t>and</w:t>
      </w:r>
      <w:r>
        <w:rPr>
          <w:spacing w:val="-3"/>
        </w:rPr>
        <w:t xml:space="preserve"> </w:t>
      </w:r>
      <w:r>
        <w:t>the</w:t>
      </w:r>
      <w:r>
        <w:rPr>
          <w:spacing w:val="-3"/>
        </w:rPr>
        <w:t xml:space="preserve"> </w:t>
      </w:r>
      <w:r>
        <w:t>attack</w:t>
      </w:r>
      <w:r>
        <w:rPr>
          <w:spacing w:val="-3"/>
        </w:rPr>
        <w:t xml:space="preserve"> </w:t>
      </w:r>
      <w:r>
        <w:t>detection probability was found to be 100%. Among the key features supporting the attack classification, “dbytes,” “udp,” “smean,” and “is_ftp_login” were identified with respective values of 1.73, 0, 0.01, and -0.09. On the other hand, features</w:t>
      </w:r>
      <w:r>
        <w:rPr>
          <w:spacing w:val="-3"/>
        </w:rPr>
        <w:t xml:space="preserve"> </w:t>
      </w:r>
      <w:r>
        <w:t>that</w:t>
      </w:r>
      <w:r>
        <w:rPr>
          <w:spacing w:val="-3"/>
        </w:rPr>
        <w:t xml:space="preserve"> </w:t>
      </w:r>
      <w:r>
        <w:t>contributed</w:t>
      </w:r>
      <w:r>
        <w:rPr>
          <w:spacing w:val="-3"/>
        </w:rPr>
        <w:t xml:space="preserve"> </w:t>
      </w:r>
      <w:r>
        <w:t>to</w:t>
      </w:r>
      <w:r>
        <w:rPr>
          <w:spacing w:val="-3"/>
        </w:rPr>
        <w:t xml:space="preserve"> </w:t>
      </w:r>
      <w:r>
        <w:t>the</w:t>
      </w:r>
      <w:r>
        <w:rPr>
          <w:spacing w:val="-3"/>
        </w:rPr>
        <w:t xml:space="preserve"> </w:t>
      </w:r>
      <w:r>
        <w:t>model’s preference for the normal class, including “sttl,” “tcp,” “ct_dst_src_ltm,” and “http”, had values of -1.17, 0, -0.59, and 0, respectively.</w:t>
      </w:r>
    </w:p>
    <w:p w14:paraId="52B1FC88" w14:textId="77777777" w:rsidR="005A2A7E" w:rsidRDefault="008E3266">
      <w:pPr>
        <w:pStyle w:val="GvdeMetni"/>
        <w:spacing w:before="93"/>
        <w:ind w:left="0"/>
        <w:rPr>
          <w:sz w:val="20"/>
        </w:rPr>
      </w:pPr>
      <w:r>
        <w:rPr>
          <w:noProof/>
          <w:sz w:val="20"/>
        </w:rPr>
        <w:drawing>
          <wp:anchor distT="0" distB="0" distL="0" distR="0" simplePos="0" relativeHeight="251658240" behindDoc="1" locked="0" layoutInCell="1" allowOverlap="1" wp14:anchorId="2827AB04" wp14:editId="14D87BAB">
            <wp:simplePos x="0" y="0"/>
            <wp:positionH relativeFrom="page">
              <wp:posOffset>2872585</wp:posOffset>
            </wp:positionH>
            <wp:positionV relativeFrom="paragraph">
              <wp:posOffset>220651</wp:posOffset>
            </wp:positionV>
            <wp:extent cx="1806321" cy="1806321"/>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806321" cy="1806321"/>
                    </a:xfrm>
                    <a:prstGeom prst="rect">
                      <a:avLst/>
                    </a:prstGeom>
                  </pic:spPr>
                </pic:pic>
              </a:graphicData>
            </a:graphic>
          </wp:anchor>
        </w:drawing>
      </w:r>
      <w:r>
        <w:rPr>
          <w:noProof/>
          <w:sz w:val="20"/>
        </w:rPr>
        <w:drawing>
          <wp:anchor distT="0" distB="0" distL="0" distR="0" simplePos="0" relativeHeight="251659264" behindDoc="1" locked="0" layoutInCell="1" allowOverlap="1" wp14:anchorId="500CFFF9" wp14:editId="1DC4DDC8">
            <wp:simplePos x="0" y="0"/>
            <wp:positionH relativeFrom="page">
              <wp:posOffset>2872585</wp:posOffset>
            </wp:positionH>
            <wp:positionV relativeFrom="paragraph">
              <wp:posOffset>2099184</wp:posOffset>
            </wp:positionV>
            <wp:extent cx="1787433" cy="718756"/>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1787433" cy="718756"/>
                    </a:xfrm>
                    <a:prstGeom prst="rect">
                      <a:avLst/>
                    </a:prstGeom>
                  </pic:spPr>
                </pic:pic>
              </a:graphicData>
            </a:graphic>
          </wp:anchor>
        </w:drawing>
      </w:r>
    </w:p>
    <w:p w14:paraId="1131E0CD" w14:textId="77777777" w:rsidR="005A2A7E" w:rsidRDefault="005A2A7E">
      <w:pPr>
        <w:pStyle w:val="GvdeMetni"/>
        <w:spacing w:before="9"/>
        <w:ind w:left="0"/>
        <w:rPr>
          <w:sz w:val="7"/>
        </w:rPr>
      </w:pPr>
    </w:p>
    <w:p w14:paraId="4189CFD8" w14:textId="77777777" w:rsidR="005A2A7E" w:rsidRDefault="008E3266">
      <w:pPr>
        <w:spacing w:before="101"/>
        <w:ind w:left="247" w:right="379"/>
        <w:jc w:val="center"/>
        <w:rPr>
          <w:sz w:val="20"/>
        </w:rPr>
      </w:pPr>
      <w:r>
        <w:rPr>
          <w:sz w:val="20"/>
        </w:rPr>
        <w:t>Figure</w:t>
      </w:r>
      <w:r>
        <w:rPr>
          <w:spacing w:val="-10"/>
          <w:sz w:val="20"/>
        </w:rPr>
        <w:t xml:space="preserve"> </w:t>
      </w:r>
      <w:r>
        <w:rPr>
          <w:sz w:val="20"/>
        </w:rPr>
        <w:t>3.</w:t>
      </w:r>
      <w:r>
        <w:rPr>
          <w:spacing w:val="-7"/>
          <w:sz w:val="20"/>
        </w:rPr>
        <w:t xml:space="preserve"> </w:t>
      </w:r>
      <w:r>
        <w:rPr>
          <w:sz w:val="20"/>
        </w:rPr>
        <w:t>XGBoost-LIME</w:t>
      </w:r>
      <w:r>
        <w:rPr>
          <w:spacing w:val="-7"/>
          <w:sz w:val="20"/>
        </w:rPr>
        <w:t xml:space="preserve"> </w:t>
      </w:r>
      <w:r>
        <w:rPr>
          <w:sz w:val="20"/>
        </w:rPr>
        <w:t>Output</w:t>
      </w:r>
      <w:r>
        <w:rPr>
          <w:spacing w:val="-8"/>
          <w:sz w:val="20"/>
        </w:rPr>
        <w:t xml:space="preserve"> </w:t>
      </w:r>
      <w:r>
        <w:rPr>
          <w:sz w:val="20"/>
        </w:rPr>
        <w:t>on</w:t>
      </w:r>
      <w:r>
        <w:rPr>
          <w:spacing w:val="-7"/>
          <w:sz w:val="20"/>
        </w:rPr>
        <w:t xml:space="preserve"> </w:t>
      </w:r>
      <w:r>
        <w:rPr>
          <w:sz w:val="20"/>
        </w:rPr>
        <w:t>the</w:t>
      </w:r>
      <w:r>
        <w:rPr>
          <w:spacing w:val="-7"/>
          <w:sz w:val="20"/>
        </w:rPr>
        <w:t xml:space="preserve"> </w:t>
      </w:r>
      <w:r>
        <w:rPr>
          <w:sz w:val="20"/>
        </w:rPr>
        <w:t>UNSW-NB15</w:t>
      </w:r>
      <w:r>
        <w:rPr>
          <w:spacing w:val="-7"/>
          <w:sz w:val="20"/>
        </w:rPr>
        <w:t xml:space="preserve"> </w:t>
      </w:r>
      <w:r>
        <w:rPr>
          <w:spacing w:val="-2"/>
          <w:sz w:val="20"/>
        </w:rPr>
        <w:t>Dataset</w:t>
      </w:r>
    </w:p>
    <w:p w14:paraId="5EF77439" w14:textId="77777777" w:rsidR="005A2A7E" w:rsidRDefault="005A2A7E">
      <w:pPr>
        <w:pStyle w:val="GvdeMetni"/>
        <w:spacing w:before="122"/>
        <w:ind w:left="0"/>
        <w:rPr>
          <w:sz w:val="20"/>
        </w:rPr>
      </w:pPr>
    </w:p>
    <w:p w14:paraId="563297FB" w14:textId="77777777" w:rsidR="005A2A7E" w:rsidRDefault="008E3266">
      <w:pPr>
        <w:pStyle w:val="GvdeMetni"/>
        <w:spacing w:line="276" w:lineRule="auto"/>
        <w:ind w:right="179"/>
        <w:jc w:val="both"/>
      </w:pPr>
      <w:r>
        <w:t>In this study, another dataset used for XAI analysis was NSL-KDD.</w:t>
      </w:r>
      <w:r>
        <w:rPr>
          <w:spacing w:val="-4"/>
        </w:rPr>
        <w:t xml:space="preserve"> </w:t>
      </w:r>
      <w:r>
        <w:t>The</w:t>
      </w:r>
      <w:r>
        <w:rPr>
          <w:spacing w:val="-4"/>
        </w:rPr>
        <w:t xml:space="preserve"> </w:t>
      </w:r>
      <w:r>
        <w:t>XGBoost</w:t>
      </w:r>
      <w:r>
        <w:rPr>
          <w:spacing w:val="-4"/>
        </w:rPr>
        <w:t xml:space="preserve"> </w:t>
      </w:r>
      <w:r>
        <w:t>algorithm modeled on this dataset was evaluated using the SHAP approach. The output presented in Figure 4, through the SHAP waterfall plot, illustrates how different</w:t>
      </w:r>
      <w:r>
        <w:rPr>
          <w:spacing w:val="-3"/>
        </w:rPr>
        <w:t xml:space="preserve"> </w:t>
      </w:r>
      <w:r>
        <w:t>features</w:t>
      </w:r>
      <w:r>
        <w:rPr>
          <w:spacing w:val="-3"/>
        </w:rPr>
        <w:t xml:space="preserve"> </w:t>
      </w:r>
      <w:r>
        <w:t>contribute</w:t>
      </w:r>
      <w:r>
        <w:rPr>
          <w:spacing w:val="-3"/>
        </w:rPr>
        <w:t xml:space="preserve"> </w:t>
      </w:r>
      <w:r>
        <w:t>to</w:t>
      </w:r>
      <w:r>
        <w:rPr>
          <w:spacing w:val="-3"/>
        </w:rPr>
        <w:t xml:space="preserve"> </w:t>
      </w:r>
      <w:r>
        <w:t>the model</w:t>
      </w:r>
      <w:r>
        <w:rPr>
          <w:spacing w:val="-3"/>
        </w:rPr>
        <w:t xml:space="preserve"> </w:t>
      </w:r>
      <w:r>
        <w:t>reaching</w:t>
      </w:r>
      <w:r>
        <w:rPr>
          <w:spacing w:val="-3"/>
        </w:rPr>
        <w:t xml:space="preserve"> </w:t>
      </w:r>
      <w:r>
        <w:t>a</w:t>
      </w:r>
      <w:r>
        <w:rPr>
          <w:spacing w:val="-3"/>
        </w:rPr>
        <w:t xml:space="preserve"> </w:t>
      </w:r>
      <w:r>
        <w:t>reconstruction</w:t>
      </w:r>
      <w:r>
        <w:rPr>
          <w:spacing w:val="-3"/>
        </w:rPr>
        <w:t xml:space="preserve"> </w:t>
      </w:r>
      <w:r>
        <w:t>error</w:t>
      </w:r>
      <w:r>
        <w:rPr>
          <w:spacing w:val="-3"/>
        </w:rPr>
        <w:t xml:space="preserve"> </w:t>
      </w:r>
      <w:r>
        <w:t>of</w:t>
      </w:r>
      <w:r>
        <w:rPr>
          <w:spacing w:val="-3"/>
        </w:rPr>
        <w:t xml:space="preserve"> </w:t>
      </w:r>
      <w:r>
        <w:t>f(x)</w:t>
      </w:r>
      <w:r>
        <w:rPr>
          <w:spacing w:val="-3"/>
        </w:rPr>
        <w:t xml:space="preserve"> </w:t>
      </w:r>
      <w:r>
        <w:t>=</w:t>
      </w:r>
      <w:r>
        <w:rPr>
          <w:spacing w:val="-3"/>
        </w:rPr>
        <w:t xml:space="preserve"> </w:t>
      </w:r>
      <w:r>
        <w:t>-12.006.</w:t>
      </w:r>
      <w:r>
        <w:rPr>
          <w:spacing w:val="-3"/>
        </w:rPr>
        <w:t xml:space="preserve"> </w:t>
      </w:r>
      <w:r>
        <w:t>The</w:t>
      </w:r>
      <w:r>
        <w:rPr>
          <w:spacing w:val="-3"/>
        </w:rPr>
        <w:t xml:space="preserve"> </w:t>
      </w:r>
      <w:r>
        <w:t>baseline</w:t>
      </w:r>
      <w:r>
        <w:rPr>
          <w:spacing w:val="-3"/>
        </w:rPr>
        <w:t xml:space="preserve"> </w:t>
      </w:r>
      <w:r>
        <w:t>value</w:t>
      </w:r>
      <w:r>
        <w:rPr>
          <w:spacing w:val="-3"/>
        </w:rPr>
        <w:t xml:space="preserve"> </w:t>
      </w:r>
      <w:r>
        <w:t>was</w:t>
      </w:r>
      <w:r>
        <w:rPr>
          <w:spacing w:val="-3"/>
        </w:rPr>
        <w:t xml:space="preserve"> </w:t>
      </w:r>
      <w:r>
        <w:t>determined</w:t>
      </w:r>
      <w:r>
        <w:rPr>
          <w:spacing w:val="-3"/>
        </w:rPr>
        <w:t xml:space="preserve"> </w:t>
      </w:r>
      <w:r>
        <w:t>as E[f(x)]</w:t>
      </w:r>
      <w:r>
        <w:rPr>
          <w:spacing w:val="15"/>
        </w:rPr>
        <w:t xml:space="preserve"> </w:t>
      </w:r>
      <w:r>
        <w:t>=</w:t>
      </w:r>
      <w:r>
        <w:rPr>
          <w:spacing w:val="15"/>
        </w:rPr>
        <w:t xml:space="preserve"> </w:t>
      </w:r>
      <w:r>
        <w:t>0.21,</w:t>
      </w:r>
      <w:r>
        <w:rPr>
          <w:spacing w:val="15"/>
        </w:rPr>
        <w:t xml:space="preserve"> </w:t>
      </w:r>
      <w:r>
        <w:t xml:space="preserve">where the “service” feature significantly increased the model output, while </w:t>
      </w:r>
      <w:r>
        <w:rPr>
          <w:spacing w:val="-5"/>
        </w:rPr>
        <w:t>the</w:t>
      </w:r>
    </w:p>
    <w:p w14:paraId="6DFD59E3" w14:textId="77777777" w:rsidR="005A2A7E" w:rsidRDefault="005A2A7E">
      <w:pPr>
        <w:pStyle w:val="GvdeMetni"/>
        <w:spacing w:line="276" w:lineRule="auto"/>
        <w:jc w:val="both"/>
        <w:sectPr w:rsidR="005A2A7E">
          <w:pgSz w:w="11920" w:h="16840"/>
          <w:pgMar w:top="1580" w:right="1275" w:bottom="280" w:left="1275" w:header="720" w:footer="720" w:gutter="0"/>
          <w:cols w:space="720"/>
        </w:sectPr>
      </w:pPr>
    </w:p>
    <w:p w14:paraId="2B6E5446" w14:textId="77777777" w:rsidR="005A2A7E" w:rsidRDefault="008E3266">
      <w:pPr>
        <w:pStyle w:val="GvdeMetni"/>
        <w:spacing w:before="60" w:line="276" w:lineRule="auto"/>
        <w:ind w:right="182"/>
        <w:jc w:val="both"/>
      </w:pPr>
      <w:r>
        <w:t>“src_bytes” feature caused a noticeable decrease. In the graph, blue represents decreasing effects, while red represents increasing effects, clearly visualizing each feature’s impact on the</w:t>
      </w:r>
      <w:r>
        <w:rPr>
          <w:spacing w:val="40"/>
        </w:rPr>
        <w:t xml:space="preserve"> </w:t>
      </w:r>
      <w:r>
        <w:t>model</w:t>
      </w:r>
      <w:r>
        <w:rPr>
          <w:spacing w:val="40"/>
        </w:rPr>
        <w:t xml:space="preserve"> </w:t>
      </w:r>
      <w:r>
        <w:t>output.</w:t>
      </w:r>
      <w:r>
        <w:rPr>
          <w:spacing w:val="40"/>
        </w:rPr>
        <w:t xml:space="preserve"> </w:t>
      </w:r>
      <w:r>
        <w:t>This</w:t>
      </w:r>
      <w:r>
        <w:rPr>
          <w:spacing w:val="40"/>
        </w:rPr>
        <w:t xml:space="preserve"> </w:t>
      </w:r>
      <w:r>
        <w:t>approach</w:t>
      </w:r>
      <w:r>
        <w:rPr>
          <w:spacing w:val="40"/>
        </w:rPr>
        <w:t xml:space="preserve"> </w:t>
      </w:r>
      <w:r>
        <w:t>allows</w:t>
      </w:r>
      <w:r>
        <w:rPr>
          <w:spacing w:val="40"/>
        </w:rPr>
        <w:t xml:space="preserve"> </w:t>
      </w:r>
      <w:r>
        <w:t>the</w:t>
      </w:r>
      <w:r>
        <w:rPr>
          <w:spacing w:val="40"/>
        </w:rPr>
        <w:t xml:space="preserve"> </w:t>
      </w:r>
      <w:r>
        <w:t>critical</w:t>
      </w:r>
      <w:r>
        <w:rPr>
          <w:spacing w:val="40"/>
        </w:rPr>
        <w:t xml:space="preserve"> </w:t>
      </w:r>
      <w:r>
        <w:t>factors</w:t>
      </w:r>
      <w:r>
        <w:rPr>
          <w:spacing w:val="40"/>
        </w:rPr>
        <w:t xml:space="preserve"> </w:t>
      </w:r>
      <w:r>
        <w:t>influencing</w:t>
      </w:r>
      <w:r>
        <w:rPr>
          <w:spacing w:val="40"/>
        </w:rPr>
        <w:t xml:space="preserve"> </w:t>
      </w:r>
      <w:r>
        <w:t>the</w:t>
      </w:r>
      <w:r>
        <w:rPr>
          <w:spacing w:val="40"/>
        </w:rPr>
        <w:t xml:space="preserve"> </w:t>
      </w:r>
      <w:r>
        <w:t xml:space="preserve">model's decision-making process to be visualized from different perspectives, making them more </w:t>
      </w:r>
      <w:r>
        <w:rPr>
          <w:spacing w:val="-2"/>
        </w:rPr>
        <w:t>interpretable.</w:t>
      </w:r>
    </w:p>
    <w:p w14:paraId="42A3D02E" w14:textId="77777777" w:rsidR="005A2A7E" w:rsidRDefault="008E3266">
      <w:pPr>
        <w:pStyle w:val="GvdeMetni"/>
        <w:spacing w:before="8"/>
        <w:ind w:left="0"/>
        <w:rPr>
          <w:sz w:val="4"/>
        </w:rPr>
      </w:pPr>
      <w:r>
        <w:rPr>
          <w:noProof/>
          <w:sz w:val="4"/>
        </w:rPr>
        <w:drawing>
          <wp:anchor distT="0" distB="0" distL="0" distR="0" simplePos="0" relativeHeight="251660288" behindDoc="1" locked="0" layoutInCell="1" allowOverlap="1" wp14:anchorId="247D11D5" wp14:editId="6D21D97D">
            <wp:simplePos x="0" y="0"/>
            <wp:positionH relativeFrom="page">
              <wp:posOffset>1502165</wp:posOffset>
            </wp:positionH>
            <wp:positionV relativeFrom="paragraph">
              <wp:posOffset>50039</wp:posOffset>
            </wp:positionV>
            <wp:extent cx="4507496" cy="2623185"/>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4507496" cy="2623185"/>
                    </a:xfrm>
                    <a:prstGeom prst="rect">
                      <a:avLst/>
                    </a:prstGeom>
                  </pic:spPr>
                </pic:pic>
              </a:graphicData>
            </a:graphic>
          </wp:anchor>
        </w:drawing>
      </w:r>
    </w:p>
    <w:p w14:paraId="21764AE1" w14:textId="77777777" w:rsidR="005A2A7E" w:rsidRDefault="008E3266">
      <w:pPr>
        <w:spacing w:before="149"/>
        <w:ind w:left="247" w:right="185"/>
        <w:jc w:val="center"/>
        <w:rPr>
          <w:sz w:val="20"/>
        </w:rPr>
      </w:pPr>
      <w:r>
        <w:rPr>
          <w:sz w:val="20"/>
        </w:rPr>
        <w:t>Figure</w:t>
      </w:r>
      <w:r>
        <w:rPr>
          <w:spacing w:val="-10"/>
          <w:sz w:val="20"/>
        </w:rPr>
        <w:t xml:space="preserve"> </w:t>
      </w:r>
      <w:r>
        <w:rPr>
          <w:sz w:val="20"/>
        </w:rPr>
        <w:t>4.</w:t>
      </w:r>
      <w:r>
        <w:rPr>
          <w:spacing w:val="-8"/>
          <w:sz w:val="20"/>
        </w:rPr>
        <w:t xml:space="preserve"> </w:t>
      </w:r>
      <w:r>
        <w:rPr>
          <w:sz w:val="20"/>
        </w:rPr>
        <w:t>XGBoost-SHAP</w:t>
      </w:r>
      <w:r>
        <w:rPr>
          <w:spacing w:val="-8"/>
          <w:sz w:val="20"/>
        </w:rPr>
        <w:t xml:space="preserve"> </w:t>
      </w:r>
      <w:r>
        <w:rPr>
          <w:sz w:val="20"/>
        </w:rPr>
        <w:t>Waterfall</w:t>
      </w:r>
      <w:r>
        <w:rPr>
          <w:spacing w:val="-8"/>
          <w:sz w:val="20"/>
        </w:rPr>
        <w:t xml:space="preserve"> </w:t>
      </w:r>
      <w:r>
        <w:rPr>
          <w:sz w:val="20"/>
        </w:rPr>
        <w:t>Analysis</w:t>
      </w:r>
      <w:r>
        <w:rPr>
          <w:spacing w:val="-8"/>
          <w:sz w:val="20"/>
        </w:rPr>
        <w:t xml:space="preserve"> </w:t>
      </w:r>
      <w:r>
        <w:rPr>
          <w:sz w:val="20"/>
        </w:rPr>
        <w:t>Output</w:t>
      </w:r>
      <w:r>
        <w:rPr>
          <w:spacing w:val="-8"/>
          <w:sz w:val="20"/>
        </w:rPr>
        <w:t xml:space="preserve"> </w:t>
      </w:r>
      <w:r>
        <w:rPr>
          <w:sz w:val="20"/>
        </w:rPr>
        <w:t>on</w:t>
      </w:r>
      <w:r>
        <w:rPr>
          <w:spacing w:val="-8"/>
          <w:sz w:val="20"/>
        </w:rPr>
        <w:t xml:space="preserve"> </w:t>
      </w:r>
      <w:r>
        <w:rPr>
          <w:sz w:val="20"/>
        </w:rPr>
        <w:t>the</w:t>
      </w:r>
      <w:r>
        <w:rPr>
          <w:spacing w:val="-8"/>
          <w:sz w:val="20"/>
        </w:rPr>
        <w:t xml:space="preserve"> </w:t>
      </w:r>
      <w:r>
        <w:rPr>
          <w:sz w:val="20"/>
        </w:rPr>
        <w:t>NSL-KDD</w:t>
      </w:r>
      <w:r>
        <w:rPr>
          <w:spacing w:val="-7"/>
          <w:sz w:val="20"/>
        </w:rPr>
        <w:t xml:space="preserve"> </w:t>
      </w:r>
      <w:r>
        <w:rPr>
          <w:spacing w:val="-2"/>
          <w:sz w:val="20"/>
        </w:rPr>
        <w:t>Dataset</w:t>
      </w:r>
    </w:p>
    <w:p w14:paraId="52236F3B" w14:textId="77777777" w:rsidR="005A2A7E" w:rsidRDefault="005A2A7E">
      <w:pPr>
        <w:pStyle w:val="GvdeMetni"/>
        <w:spacing w:before="45"/>
        <w:ind w:left="0"/>
        <w:rPr>
          <w:sz w:val="20"/>
        </w:rPr>
      </w:pPr>
    </w:p>
    <w:p w14:paraId="346F0DF0" w14:textId="77777777" w:rsidR="005A2A7E" w:rsidRDefault="008E3266">
      <w:pPr>
        <w:pStyle w:val="GvdeMetni"/>
        <w:spacing w:line="276" w:lineRule="auto"/>
        <w:ind w:right="177"/>
        <w:jc w:val="both"/>
      </w:pPr>
      <w:r>
        <w:t>Figure 5 illustrates which features contributed the</w:t>
      </w:r>
      <w:r>
        <w:rPr>
          <w:spacing w:val="-3"/>
        </w:rPr>
        <w:t xml:space="preserve"> </w:t>
      </w:r>
      <w:r>
        <w:t>most</w:t>
      </w:r>
      <w:r>
        <w:rPr>
          <w:spacing w:val="-3"/>
        </w:rPr>
        <w:t xml:space="preserve"> </w:t>
      </w:r>
      <w:r>
        <w:t>to</w:t>
      </w:r>
      <w:r>
        <w:rPr>
          <w:spacing w:val="-3"/>
        </w:rPr>
        <w:t xml:space="preserve"> </w:t>
      </w:r>
      <w:r>
        <w:t>the</w:t>
      </w:r>
      <w:r>
        <w:rPr>
          <w:spacing w:val="-3"/>
        </w:rPr>
        <w:t xml:space="preserve"> </w:t>
      </w:r>
      <w:r>
        <w:t>decision-making</w:t>
      </w:r>
      <w:r>
        <w:rPr>
          <w:spacing w:val="-3"/>
        </w:rPr>
        <w:t xml:space="preserve"> </w:t>
      </w:r>
      <w:r>
        <w:t>process</w:t>
      </w:r>
      <w:r>
        <w:rPr>
          <w:spacing w:val="-3"/>
        </w:rPr>
        <w:t xml:space="preserve"> </w:t>
      </w:r>
      <w:r>
        <w:t>of</w:t>
      </w:r>
      <w:r>
        <w:rPr>
          <w:spacing w:val="-3"/>
        </w:rPr>
        <w:t xml:space="preserve"> </w:t>
      </w:r>
      <w:r>
        <w:t>the XGBoost model. When the LIME method was applied to this model, the attack detection probability was found to be 100%. Among the features influencing this prediction, “src_bytes,” “su_attempted,” “dst_host_count,” “num_compromised,” “dst_bytes,” “srv_serror_rate,” “wrong_fragment,” and “rerror_rate” positively contributed to the attack classification, with respective values of -0.01, -0.02, -1.73, -0.01, 0, -0.63, -0.09, and -0.37. On the other hand, “protocol_type” and “root_shell” contributed to the</w:t>
      </w:r>
      <w:r>
        <w:rPr>
          <w:spacing w:val="-3"/>
        </w:rPr>
        <w:t xml:space="preserve"> </w:t>
      </w:r>
      <w:r>
        <w:t>normal</w:t>
      </w:r>
      <w:r>
        <w:rPr>
          <w:spacing w:val="-3"/>
        </w:rPr>
        <w:t xml:space="preserve"> </w:t>
      </w:r>
      <w:r>
        <w:t>classification, with values of -0.12 and -0.04, respectively.</w:t>
      </w:r>
    </w:p>
    <w:p w14:paraId="2376926C" w14:textId="77777777" w:rsidR="005A2A7E" w:rsidRDefault="008E3266">
      <w:pPr>
        <w:pStyle w:val="GvdeMetni"/>
        <w:spacing w:before="16"/>
        <w:ind w:left="0"/>
        <w:rPr>
          <w:sz w:val="20"/>
        </w:rPr>
      </w:pPr>
      <w:r>
        <w:rPr>
          <w:noProof/>
          <w:sz w:val="20"/>
        </w:rPr>
        <w:drawing>
          <wp:anchor distT="0" distB="0" distL="0" distR="0" simplePos="0" relativeHeight="251661312" behindDoc="1" locked="0" layoutInCell="1" allowOverlap="1" wp14:anchorId="46A18AB1" wp14:editId="3E5292ED">
            <wp:simplePos x="0" y="0"/>
            <wp:positionH relativeFrom="page">
              <wp:posOffset>2877347</wp:posOffset>
            </wp:positionH>
            <wp:positionV relativeFrom="paragraph">
              <wp:posOffset>171621</wp:posOffset>
            </wp:positionV>
            <wp:extent cx="1806321" cy="180632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1806321" cy="1806320"/>
                    </a:xfrm>
                    <a:prstGeom prst="rect">
                      <a:avLst/>
                    </a:prstGeom>
                  </pic:spPr>
                </pic:pic>
              </a:graphicData>
            </a:graphic>
          </wp:anchor>
        </w:drawing>
      </w:r>
      <w:r>
        <w:rPr>
          <w:noProof/>
          <w:sz w:val="20"/>
        </w:rPr>
        <w:drawing>
          <wp:anchor distT="0" distB="0" distL="0" distR="0" simplePos="0" relativeHeight="251662336" behindDoc="1" locked="0" layoutInCell="1" allowOverlap="1" wp14:anchorId="00DB53C9" wp14:editId="7929F6A5">
            <wp:simplePos x="0" y="0"/>
            <wp:positionH relativeFrom="page">
              <wp:posOffset>2882110</wp:posOffset>
            </wp:positionH>
            <wp:positionV relativeFrom="paragraph">
              <wp:posOffset>2042762</wp:posOffset>
            </wp:positionV>
            <wp:extent cx="1787433" cy="71875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1787433" cy="718756"/>
                    </a:xfrm>
                    <a:prstGeom prst="rect">
                      <a:avLst/>
                    </a:prstGeom>
                  </pic:spPr>
                </pic:pic>
              </a:graphicData>
            </a:graphic>
          </wp:anchor>
        </w:drawing>
      </w:r>
    </w:p>
    <w:p w14:paraId="16DBF1BC" w14:textId="77777777" w:rsidR="005A2A7E" w:rsidRDefault="005A2A7E">
      <w:pPr>
        <w:pStyle w:val="GvdeMetni"/>
        <w:spacing w:before="9"/>
        <w:ind w:left="0"/>
        <w:rPr>
          <w:sz w:val="6"/>
        </w:rPr>
      </w:pPr>
    </w:p>
    <w:p w14:paraId="0ED56B21" w14:textId="77777777" w:rsidR="005A2A7E" w:rsidRDefault="008E3266">
      <w:pPr>
        <w:spacing w:before="89"/>
        <w:ind w:left="275" w:right="155"/>
        <w:jc w:val="center"/>
        <w:rPr>
          <w:sz w:val="20"/>
        </w:rPr>
      </w:pPr>
      <w:r>
        <w:rPr>
          <w:sz w:val="20"/>
        </w:rPr>
        <w:t>Figure</w:t>
      </w:r>
      <w:r>
        <w:rPr>
          <w:spacing w:val="-8"/>
          <w:sz w:val="20"/>
        </w:rPr>
        <w:t xml:space="preserve"> </w:t>
      </w:r>
      <w:r>
        <w:rPr>
          <w:sz w:val="20"/>
        </w:rPr>
        <w:t>5.</w:t>
      </w:r>
      <w:r>
        <w:rPr>
          <w:spacing w:val="-5"/>
          <w:sz w:val="20"/>
        </w:rPr>
        <w:t xml:space="preserve"> </w:t>
      </w:r>
      <w:r>
        <w:rPr>
          <w:sz w:val="20"/>
        </w:rPr>
        <w:t>XGBoost-LIME</w:t>
      </w:r>
      <w:r>
        <w:rPr>
          <w:spacing w:val="-6"/>
          <w:sz w:val="20"/>
        </w:rPr>
        <w:t xml:space="preserve"> </w:t>
      </w:r>
      <w:r>
        <w:rPr>
          <w:sz w:val="20"/>
        </w:rPr>
        <w:t>Output</w:t>
      </w:r>
      <w:r>
        <w:rPr>
          <w:spacing w:val="-5"/>
          <w:sz w:val="20"/>
        </w:rPr>
        <w:t xml:space="preserve"> </w:t>
      </w:r>
      <w:r>
        <w:rPr>
          <w:sz w:val="20"/>
        </w:rPr>
        <w:t>on</w:t>
      </w:r>
      <w:r>
        <w:rPr>
          <w:spacing w:val="-6"/>
          <w:sz w:val="20"/>
        </w:rPr>
        <w:t xml:space="preserve"> </w:t>
      </w:r>
      <w:r>
        <w:rPr>
          <w:sz w:val="20"/>
        </w:rPr>
        <w:t>the</w:t>
      </w:r>
      <w:r>
        <w:rPr>
          <w:spacing w:val="-5"/>
          <w:sz w:val="20"/>
        </w:rPr>
        <w:t xml:space="preserve"> </w:t>
      </w:r>
      <w:r>
        <w:rPr>
          <w:sz w:val="20"/>
        </w:rPr>
        <w:t>NSL-KDD</w:t>
      </w:r>
      <w:r>
        <w:rPr>
          <w:spacing w:val="-5"/>
          <w:sz w:val="20"/>
        </w:rPr>
        <w:t xml:space="preserve"> </w:t>
      </w:r>
      <w:r>
        <w:rPr>
          <w:spacing w:val="-2"/>
          <w:sz w:val="20"/>
        </w:rPr>
        <w:t>Dataset</w:t>
      </w:r>
    </w:p>
    <w:p w14:paraId="2C7B7C73" w14:textId="77777777" w:rsidR="005A2A7E" w:rsidRDefault="005A2A7E">
      <w:pPr>
        <w:jc w:val="center"/>
        <w:rPr>
          <w:sz w:val="20"/>
        </w:rPr>
        <w:sectPr w:rsidR="005A2A7E">
          <w:pgSz w:w="11920" w:h="16840"/>
          <w:pgMar w:top="1380" w:right="1275" w:bottom="280" w:left="1275" w:header="720" w:footer="720" w:gutter="0"/>
          <w:cols w:space="720"/>
        </w:sectPr>
      </w:pPr>
    </w:p>
    <w:p w14:paraId="186208BE" w14:textId="77777777" w:rsidR="005A2A7E" w:rsidRDefault="008E3266">
      <w:pPr>
        <w:pStyle w:val="GvdeMetni"/>
        <w:spacing w:before="60" w:line="276" w:lineRule="auto"/>
        <w:ind w:right="179"/>
        <w:jc w:val="both"/>
      </w:pPr>
      <w:r>
        <w:t>Another dataset analyzed in the XAI evaluations was CIRA-CIC-DoHBrw2020.</w:t>
      </w:r>
      <w:r>
        <w:rPr>
          <w:spacing w:val="-3"/>
        </w:rPr>
        <w:t xml:space="preserve"> </w:t>
      </w:r>
      <w:r>
        <w:t>This</w:t>
      </w:r>
      <w:r>
        <w:rPr>
          <w:spacing w:val="-3"/>
        </w:rPr>
        <w:t xml:space="preserve"> </w:t>
      </w:r>
      <w:r>
        <w:t>dataset was used for training and testing machine learning models and was structured into two separate layers: the first layer distinguishes between "DoH" and "non-DoH" files, while the second layer categorizes files as "benign" or "malicious". For each layer, separate models were trained, and SHAP</w:t>
      </w:r>
      <w:r>
        <w:rPr>
          <w:spacing w:val="-2"/>
        </w:rPr>
        <w:t xml:space="preserve"> </w:t>
      </w:r>
      <w:r>
        <w:t>and</w:t>
      </w:r>
      <w:r>
        <w:rPr>
          <w:spacing w:val="-2"/>
        </w:rPr>
        <w:t xml:space="preserve"> </w:t>
      </w:r>
      <w:r>
        <w:t>LIME</w:t>
      </w:r>
      <w:r>
        <w:rPr>
          <w:spacing w:val="-2"/>
        </w:rPr>
        <w:t xml:space="preserve"> </w:t>
      </w:r>
      <w:r>
        <w:t>analyses</w:t>
      </w:r>
      <w:r>
        <w:rPr>
          <w:spacing w:val="-2"/>
        </w:rPr>
        <w:t xml:space="preserve"> </w:t>
      </w:r>
      <w:r>
        <w:t>were</w:t>
      </w:r>
      <w:r>
        <w:rPr>
          <w:spacing w:val="-2"/>
        </w:rPr>
        <w:t xml:space="preserve"> </w:t>
      </w:r>
      <w:r>
        <w:t>performed.</w:t>
      </w:r>
      <w:r>
        <w:rPr>
          <w:spacing w:val="-2"/>
        </w:rPr>
        <w:t xml:space="preserve"> </w:t>
      </w:r>
      <w:r>
        <w:t>The</w:t>
      </w:r>
      <w:r>
        <w:rPr>
          <w:spacing w:val="-2"/>
        </w:rPr>
        <w:t xml:space="preserve"> </w:t>
      </w:r>
      <w:r>
        <w:t>SHAP</w:t>
      </w:r>
      <w:r>
        <w:rPr>
          <w:spacing w:val="-2"/>
        </w:rPr>
        <w:t xml:space="preserve"> </w:t>
      </w:r>
      <w:r>
        <w:t>method</w:t>
      </w:r>
      <w:r>
        <w:rPr>
          <w:spacing w:val="-2"/>
        </w:rPr>
        <w:t xml:space="preserve"> </w:t>
      </w:r>
      <w:r>
        <w:t>was</w:t>
      </w:r>
      <w:r>
        <w:rPr>
          <w:spacing w:val="-2"/>
        </w:rPr>
        <w:t xml:space="preserve"> </w:t>
      </w:r>
      <w:r>
        <w:t>applied to the XGBoost model based on the first layer of the CIRA-CIC-DoHBrw2020 dataset. The SHAP waterfall plot, presented in Figure 6, illustrates how different features influenced the model's reconstruction error of f(x) = 4.108. The baseline value was E[f(x)] = 4.489, where the "PacketLengthStandardDeviation" feature significantly increased the</w:t>
      </w:r>
      <w:r>
        <w:rPr>
          <w:spacing w:val="-3"/>
        </w:rPr>
        <w:t xml:space="preserve"> </w:t>
      </w:r>
      <w:r>
        <w:t>model</w:t>
      </w:r>
      <w:r>
        <w:rPr>
          <w:spacing w:val="-3"/>
        </w:rPr>
        <w:t xml:space="preserve"> </w:t>
      </w:r>
      <w:r>
        <w:t>output,</w:t>
      </w:r>
      <w:r>
        <w:rPr>
          <w:spacing w:val="-3"/>
        </w:rPr>
        <w:t xml:space="preserve"> </w:t>
      </w:r>
      <w:r>
        <w:t>while the "PacketLengthVariance" feature substantially decreased the output. In the visualization, red represents increasing effects, while blue represents decreasing effects, making the key factors in the model's decision-making process more interpretable.</w:t>
      </w:r>
    </w:p>
    <w:p w14:paraId="03F62703" w14:textId="77777777" w:rsidR="005A2A7E" w:rsidRDefault="008E3266">
      <w:pPr>
        <w:pStyle w:val="GvdeMetni"/>
        <w:spacing w:before="110"/>
        <w:ind w:left="0"/>
        <w:rPr>
          <w:sz w:val="20"/>
        </w:rPr>
      </w:pPr>
      <w:r>
        <w:rPr>
          <w:noProof/>
          <w:sz w:val="20"/>
        </w:rPr>
        <w:drawing>
          <wp:anchor distT="0" distB="0" distL="0" distR="0" simplePos="0" relativeHeight="251663360" behindDoc="1" locked="0" layoutInCell="1" allowOverlap="1" wp14:anchorId="59E813B9" wp14:editId="37498849">
            <wp:simplePos x="0" y="0"/>
            <wp:positionH relativeFrom="page">
              <wp:posOffset>1601765</wp:posOffset>
            </wp:positionH>
            <wp:positionV relativeFrom="paragraph">
              <wp:posOffset>231237</wp:posOffset>
            </wp:positionV>
            <wp:extent cx="4409758" cy="244449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4409758" cy="2444496"/>
                    </a:xfrm>
                    <a:prstGeom prst="rect">
                      <a:avLst/>
                    </a:prstGeom>
                  </pic:spPr>
                </pic:pic>
              </a:graphicData>
            </a:graphic>
          </wp:anchor>
        </w:drawing>
      </w:r>
    </w:p>
    <w:p w14:paraId="1543443B" w14:textId="77777777" w:rsidR="005A2A7E" w:rsidRDefault="005A2A7E">
      <w:pPr>
        <w:pStyle w:val="GvdeMetni"/>
        <w:spacing w:before="69"/>
        <w:ind w:left="0"/>
      </w:pPr>
    </w:p>
    <w:p w14:paraId="509D505E" w14:textId="77777777" w:rsidR="005A2A7E" w:rsidRDefault="008E3266">
      <w:pPr>
        <w:spacing w:before="1"/>
        <w:ind w:left="141"/>
        <w:jc w:val="both"/>
        <w:rPr>
          <w:sz w:val="20"/>
        </w:rPr>
      </w:pPr>
      <w:r>
        <w:rPr>
          <w:sz w:val="20"/>
        </w:rPr>
        <w:t>Figure</w:t>
      </w:r>
      <w:r>
        <w:rPr>
          <w:spacing w:val="-9"/>
          <w:sz w:val="20"/>
        </w:rPr>
        <w:t xml:space="preserve"> </w:t>
      </w:r>
      <w:r>
        <w:rPr>
          <w:sz w:val="20"/>
        </w:rPr>
        <w:t>6.</w:t>
      </w:r>
      <w:r>
        <w:rPr>
          <w:spacing w:val="-6"/>
          <w:sz w:val="20"/>
        </w:rPr>
        <w:t xml:space="preserve"> </w:t>
      </w:r>
      <w:r>
        <w:rPr>
          <w:sz w:val="20"/>
        </w:rPr>
        <w:t>SHAP</w:t>
      </w:r>
      <w:r>
        <w:rPr>
          <w:spacing w:val="-6"/>
          <w:sz w:val="20"/>
        </w:rPr>
        <w:t xml:space="preserve"> </w:t>
      </w:r>
      <w:r>
        <w:rPr>
          <w:sz w:val="20"/>
        </w:rPr>
        <w:t>Waterfall</w:t>
      </w:r>
      <w:r>
        <w:rPr>
          <w:spacing w:val="-7"/>
          <w:sz w:val="20"/>
        </w:rPr>
        <w:t xml:space="preserve"> </w:t>
      </w:r>
      <w:r>
        <w:rPr>
          <w:sz w:val="20"/>
        </w:rPr>
        <w:t>Plot</w:t>
      </w:r>
      <w:r>
        <w:rPr>
          <w:spacing w:val="-6"/>
          <w:sz w:val="20"/>
        </w:rPr>
        <w:t xml:space="preserve"> </w:t>
      </w:r>
      <w:r>
        <w:rPr>
          <w:sz w:val="20"/>
        </w:rPr>
        <w:t>for</w:t>
      </w:r>
      <w:r>
        <w:rPr>
          <w:spacing w:val="-6"/>
          <w:sz w:val="20"/>
        </w:rPr>
        <w:t xml:space="preserve"> </w:t>
      </w:r>
      <w:r>
        <w:rPr>
          <w:sz w:val="20"/>
        </w:rPr>
        <w:t>XGBoost</w:t>
      </w:r>
      <w:r>
        <w:rPr>
          <w:spacing w:val="-7"/>
          <w:sz w:val="20"/>
        </w:rPr>
        <w:t xml:space="preserve"> </w:t>
      </w:r>
      <w:r>
        <w:rPr>
          <w:sz w:val="20"/>
        </w:rPr>
        <w:t>Model</w:t>
      </w:r>
      <w:r>
        <w:rPr>
          <w:spacing w:val="-6"/>
          <w:sz w:val="20"/>
        </w:rPr>
        <w:t xml:space="preserve"> </w:t>
      </w:r>
      <w:r>
        <w:rPr>
          <w:sz w:val="20"/>
        </w:rPr>
        <w:t>on</w:t>
      </w:r>
      <w:r>
        <w:rPr>
          <w:spacing w:val="-6"/>
          <w:sz w:val="20"/>
        </w:rPr>
        <w:t xml:space="preserve"> </w:t>
      </w:r>
      <w:r>
        <w:rPr>
          <w:sz w:val="20"/>
        </w:rPr>
        <w:t>the</w:t>
      </w:r>
      <w:r>
        <w:rPr>
          <w:spacing w:val="-7"/>
          <w:sz w:val="20"/>
        </w:rPr>
        <w:t xml:space="preserve"> </w:t>
      </w:r>
      <w:r>
        <w:rPr>
          <w:sz w:val="20"/>
        </w:rPr>
        <w:t>First</w:t>
      </w:r>
      <w:r>
        <w:rPr>
          <w:spacing w:val="-6"/>
          <w:sz w:val="20"/>
        </w:rPr>
        <w:t xml:space="preserve"> </w:t>
      </w:r>
      <w:r>
        <w:rPr>
          <w:sz w:val="20"/>
        </w:rPr>
        <w:t>Layer</w:t>
      </w:r>
      <w:r>
        <w:rPr>
          <w:spacing w:val="-6"/>
          <w:sz w:val="20"/>
        </w:rPr>
        <w:t xml:space="preserve"> </w:t>
      </w:r>
      <w:r>
        <w:rPr>
          <w:sz w:val="20"/>
        </w:rPr>
        <w:t>of</w:t>
      </w:r>
      <w:r>
        <w:rPr>
          <w:spacing w:val="-7"/>
          <w:sz w:val="20"/>
        </w:rPr>
        <w:t xml:space="preserve"> </w:t>
      </w:r>
      <w:r>
        <w:rPr>
          <w:sz w:val="20"/>
        </w:rPr>
        <w:t>the</w:t>
      </w:r>
      <w:r>
        <w:rPr>
          <w:spacing w:val="-6"/>
          <w:sz w:val="20"/>
        </w:rPr>
        <w:t xml:space="preserve"> </w:t>
      </w:r>
      <w:r>
        <w:rPr>
          <w:sz w:val="20"/>
        </w:rPr>
        <w:t>CIRA-CIC-DoHBrw2020</w:t>
      </w:r>
      <w:r>
        <w:rPr>
          <w:spacing w:val="-6"/>
          <w:sz w:val="20"/>
        </w:rPr>
        <w:t xml:space="preserve"> </w:t>
      </w:r>
      <w:r>
        <w:rPr>
          <w:spacing w:val="-2"/>
          <w:sz w:val="20"/>
        </w:rPr>
        <w:t>Dataset</w:t>
      </w:r>
    </w:p>
    <w:p w14:paraId="3E21042F" w14:textId="77777777" w:rsidR="005A2A7E" w:rsidRDefault="005A2A7E">
      <w:pPr>
        <w:pStyle w:val="GvdeMetni"/>
        <w:spacing w:before="121"/>
        <w:ind w:left="0"/>
        <w:rPr>
          <w:sz w:val="20"/>
        </w:rPr>
      </w:pPr>
    </w:p>
    <w:p w14:paraId="13AA5758" w14:textId="77777777" w:rsidR="005A2A7E" w:rsidRDefault="008E3266">
      <w:pPr>
        <w:pStyle w:val="GvdeMetni"/>
        <w:spacing w:line="276" w:lineRule="auto"/>
        <w:ind w:right="183"/>
        <w:jc w:val="both"/>
      </w:pPr>
      <w:r>
        <w:t>Figure 7 illustrates the distribution of features influencing the classification decision of the XGBoost model. According to the LIME analysis, the probability of detecting DoH is 0%, while the probability of detecting Non-DoH is 100%. In this classification, the features that positively contributed to the DoH classification include “PacketLengthVariance” (30.25), “ResponseTimeTimeMedian” (0.02), “SourcePort” (50582), “PacketLengthMean” (60.50), and “PacketLengthMedian” (0.01). For the Non-DoH classification, the positively contributing features are “PacketLengthMode” (55), “DestinationPort” (443), “FlowBytesReceived” (66), “FlowBytesSent” (55), and “FlowSentRate” (3614.14).</w:t>
      </w:r>
    </w:p>
    <w:p w14:paraId="08E57D66" w14:textId="77777777" w:rsidR="005A2A7E" w:rsidRDefault="005A2A7E">
      <w:pPr>
        <w:pStyle w:val="GvdeMetni"/>
        <w:spacing w:line="276" w:lineRule="auto"/>
        <w:jc w:val="both"/>
        <w:sectPr w:rsidR="005A2A7E">
          <w:pgSz w:w="11920" w:h="16840"/>
          <w:pgMar w:top="1380" w:right="1275" w:bottom="280" w:left="1275" w:header="720" w:footer="720" w:gutter="0"/>
          <w:cols w:space="720"/>
        </w:sectPr>
      </w:pPr>
    </w:p>
    <w:p w14:paraId="67086EE5" w14:textId="77777777" w:rsidR="005A2A7E" w:rsidRDefault="008E3266">
      <w:pPr>
        <w:pStyle w:val="GvdeMetni"/>
        <w:ind w:left="3608"/>
        <w:rPr>
          <w:sz w:val="20"/>
        </w:rPr>
      </w:pPr>
      <w:r>
        <w:rPr>
          <w:noProof/>
          <w:sz w:val="20"/>
        </w:rPr>
        <w:drawing>
          <wp:inline distT="0" distB="0" distL="0" distR="0" wp14:anchorId="1AFE1776" wp14:editId="20D6D386">
            <wp:extent cx="1806321" cy="1806321"/>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1806321" cy="1806321"/>
                    </a:xfrm>
                    <a:prstGeom prst="rect">
                      <a:avLst/>
                    </a:prstGeom>
                  </pic:spPr>
                </pic:pic>
              </a:graphicData>
            </a:graphic>
          </wp:inline>
        </w:drawing>
      </w:r>
    </w:p>
    <w:p w14:paraId="499333E9" w14:textId="77777777" w:rsidR="005A2A7E" w:rsidRDefault="008E3266">
      <w:pPr>
        <w:pStyle w:val="GvdeMetni"/>
        <w:spacing w:before="7"/>
        <w:ind w:left="0"/>
        <w:rPr>
          <w:sz w:val="8"/>
        </w:rPr>
      </w:pPr>
      <w:r>
        <w:rPr>
          <w:noProof/>
          <w:sz w:val="8"/>
        </w:rPr>
        <w:drawing>
          <wp:anchor distT="0" distB="0" distL="0" distR="0" simplePos="0" relativeHeight="251664384" behindDoc="1" locked="0" layoutInCell="1" allowOverlap="1" wp14:anchorId="6C7D845C" wp14:editId="264B9E9B">
            <wp:simplePos x="0" y="0"/>
            <wp:positionH relativeFrom="page">
              <wp:posOffset>3101185</wp:posOffset>
            </wp:positionH>
            <wp:positionV relativeFrom="paragraph">
              <wp:posOffset>78308</wp:posOffset>
            </wp:positionV>
            <wp:extent cx="1787433" cy="718756"/>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1787433" cy="718756"/>
                    </a:xfrm>
                    <a:prstGeom prst="rect">
                      <a:avLst/>
                    </a:prstGeom>
                  </pic:spPr>
                </pic:pic>
              </a:graphicData>
            </a:graphic>
          </wp:anchor>
        </w:drawing>
      </w:r>
    </w:p>
    <w:p w14:paraId="2F3B60FD" w14:textId="77777777" w:rsidR="005A2A7E" w:rsidRDefault="008E3266">
      <w:pPr>
        <w:spacing w:before="101"/>
        <w:ind w:left="3524"/>
        <w:rPr>
          <w:sz w:val="20"/>
        </w:rPr>
      </w:pPr>
      <w:r>
        <w:rPr>
          <w:sz w:val="20"/>
        </w:rPr>
        <w:t>Figure</w:t>
      </w:r>
      <w:r>
        <w:rPr>
          <w:spacing w:val="-7"/>
          <w:sz w:val="20"/>
        </w:rPr>
        <w:t xml:space="preserve"> </w:t>
      </w:r>
      <w:r>
        <w:rPr>
          <w:sz w:val="20"/>
        </w:rPr>
        <w:t>7.</w:t>
      </w:r>
      <w:r>
        <w:rPr>
          <w:spacing w:val="-6"/>
          <w:sz w:val="20"/>
        </w:rPr>
        <w:t xml:space="preserve"> </w:t>
      </w:r>
      <w:r>
        <w:rPr>
          <w:sz w:val="20"/>
        </w:rPr>
        <w:t>Results</w:t>
      </w:r>
      <w:r>
        <w:rPr>
          <w:spacing w:val="-7"/>
          <w:sz w:val="20"/>
        </w:rPr>
        <w:t xml:space="preserve"> </w:t>
      </w:r>
      <w:r>
        <w:rPr>
          <w:sz w:val="20"/>
        </w:rPr>
        <w:t>for</w:t>
      </w:r>
      <w:r>
        <w:rPr>
          <w:spacing w:val="-6"/>
          <w:sz w:val="20"/>
        </w:rPr>
        <w:t xml:space="preserve"> </w:t>
      </w:r>
      <w:r>
        <w:rPr>
          <w:sz w:val="20"/>
        </w:rPr>
        <w:t>XGBoost-</w:t>
      </w:r>
      <w:r>
        <w:rPr>
          <w:spacing w:val="-4"/>
          <w:sz w:val="20"/>
        </w:rPr>
        <w:t>LIME</w:t>
      </w:r>
    </w:p>
    <w:p w14:paraId="1404A09B" w14:textId="77777777" w:rsidR="005A2A7E" w:rsidRDefault="005A2A7E">
      <w:pPr>
        <w:pStyle w:val="GvdeMetni"/>
        <w:spacing w:before="44"/>
        <w:ind w:left="0"/>
        <w:rPr>
          <w:sz w:val="20"/>
        </w:rPr>
      </w:pPr>
    </w:p>
    <w:p w14:paraId="109213DB" w14:textId="77777777" w:rsidR="005A2A7E" w:rsidRDefault="008E3266">
      <w:pPr>
        <w:pStyle w:val="GvdeMetni"/>
        <w:spacing w:before="1" w:line="276" w:lineRule="auto"/>
        <w:ind w:right="182"/>
        <w:jc w:val="both"/>
      </w:pPr>
      <w:r>
        <w:t>Beyond the first layer of CIRA-CIC-DoHBrw2020 dataset, the XGBoost model was also applied to its second layer, with global evaluations conducted using the SHAP method. The SHAP waterfall plot, presented in Figure 8, illustrates the extent to which different features contributed to the model reaching a reconstruction error of f(x) = 14.402.</w:t>
      </w:r>
      <w:r>
        <w:rPr>
          <w:spacing w:val="-3"/>
        </w:rPr>
        <w:t xml:space="preserve"> </w:t>
      </w:r>
      <w:r>
        <w:t>The</w:t>
      </w:r>
      <w:r>
        <w:rPr>
          <w:spacing w:val="-3"/>
        </w:rPr>
        <w:t xml:space="preserve"> </w:t>
      </w:r>
      <w:r>
        <w:t>baseline</w:t>
      </w:r>
      <w:r>
        <w:rPr>
          <w:spacing w:val="-3"/>
        </w:rPr>
        <w:t xml:space="preserve"> </w:t>
      </w:r>
      <w:r>
        <w:t>value was determined as E[f(x)] = 11.896, where the “PacketLengthMode” feature significantly increased the model output, while the “PacketTimeMedian” feature notably decreased the model outcome. In the visualization, blue highlights features with a decreasing effect,</w:t>
      </w:r>
      <w:r>
        <w:rPr>
          <w:spacing w:val="40"/>
        </w:rPr>
        <w:t xml:space="preserve"> </w:t>
      </w:r>
      <w:r>
        <w:t>whereas red emphasizes features with an increasing effect. This approach provides a clear evaluation of the key factors influencing the model’s decision-making process.</w:t>
      </w:r>
    </w:p>
    <w:p w14:paraId="4F107F37" w14:textId="77777777" w:rsidR="005A2A7E" w:rsidRDefault="008E3266">
      <w:pPr>
        <w:pStyle w:val="GvdeMetni"/>
        <w:spacing w:before="94"/>
        <w:ind w:left="0"/>
        <w:rPr>
          <w:sz w:val="20"/>
        </w:rPr>
      </w:pPr>
      <w:r>
        <w:rPr>
          <w:noProof/>
          <w:sz w:val="20"/>
        </w:rPr>
        <w:drawing>
          <wp:anchor distT="0" distB="0" distL="0" distR="0" simplePos="0" relativeHeight="251665408" behindDoc="1" locked="0" layoutInCell="1" allowOverlap="1" wp14:anchorId="3E106A6A" wp14:editId="16CF30A3">
            <wp:simplePos x="0" y="0"/>
            <wp:positionH relativeFrom="page">
              <wp:posOffset>1543922</wp:posOffset>
            </wp:positionH>
            <wp:positionV relativeFrom="paragraph">
              <wp:posOffset>221577</wp:posOffset>
            </wp:positionV>
            <wp:extent cx="4491909" cy="257746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4491909" cy="2577465"/>
                    </a:xfrm>
                    <a:prstGeom prst="rect">
                      <a:avLst/>
                    </a:prstGeom>
                  </pic:spPr>
                </pic:pic>
              </a:graphicData>
            </a:graphic>
          </wp:anchor>
        </w:drawing>
      </w:r>
    </w:p>
    <w:p w14:paraId="46ED45D5" w14:textId="77777777" w:rsidR="005A2A7E" w:rsidRDefault="008E3266">
      <w:pPr>
        <w:spacing w:before="257"/>
        <w:ind w:left="490"/>
        <w:rPr>
          <w:sz w:val="19"/>
        </w:rPr>
      </w:pPr>
      <w:r>
        <w:rPr>
          <w:sz w:val="19"/>
        </w:rPr>
        <w:t>Figure</w:t>
      </w:r>
      <w:r>
        <w:rPr>
          <w:spacing w:val="-9"/>
          <w:sz w:val="19"/>
        </w:rPr>
        <w:t xml:space="preserve"> </w:t>
      </w:r>
      <w:r>
        <w:rPr>
          <w:sz w:val="19"/>
        </w:rPr>
        <w:t>8.</w:t>
      </w:r>
      <w:r>
        <w:rPr>
          <w:spacing w:val="-7"/>
          <w:sz w:val="19"/>
        </w:rPr>
        <w:t xml:space="preserve"> </w:t>
      </w:r>
      <w:r>
        <w:rPr>
          <w:sz w:val="19"/>
        </w:rPr>
        <w:t>SHAP</w:t>
      </w:r>
      <w:r>
        <w:rPr>
          <w:spacing w:val="-6"/>
          <w:sz w:val="19"/>
        </w:rPr>
        <w:t xml:space="preserve"> </w:t>
      </w:r>
      <w:r>
        <w:rPr>
          <w:sz w:val="19"/>
        </w:rPr>
        <w:t>Waterfall</w:t>
      </w:r>
      <w:r>
        <w:rPr>
          <w:spacing w:val="-7"/>
          <w:sz w:val="19"/>
        </w:rPr>
        <w:t xml:space="preserve"> </w:t>
      </w:r>
      <w:r>
        <w:rPr>
          <w:sz w:val="19"/>
        </w:rPr>
        <w:t>Plot</w:t>
      </w:r>
      <w:r>
        <w:rPr>
          <w:spacing w:val="-6"/>
          <w:sz w:val="19"/>
        </w:rPr>
        <w:t xml:space="preserve"> </w:t>
      </w:r>
      <w:r>
        <w:rPr>
          <w:sz w:val="19"/>
        </w:rPr>
        <w:t>for</w:t>
      </w:r>
      <w:r>
        <w:rPr>
          <w:spacing w:val="-7"/>
          <w:sz w:val="19"/>
        </w:rPr>
        <w:t xml:space="preserve"> </w:t>
      </w:r>
      <w:r>
        <w:rPr>
          <w:sz w:val="19"/>
        </w:rPr>
        <w:t>XGBoost</w:t>
      </w:r>
      <w:r>
        <w:rPr>
          <w:spacing w:val="-6"/>
          <w:sz w:val="19"/>
        </w:rPr>
        <w:t xml:space="preserve"> </w:t>
      </w:r>
      <w:r>
        <w:rPr>
          <w:sz w:val="19"/>
        </w:rPr>
        <w:t>Model</w:t>
      </w:r>
      <w:r>
        <w:rPr>
          <w:spacing w:val="-7"/>
          <w:sz w:val="19"/>
        </w:rPr>
        <w:t xml:space="preserve"> </w:t>
      </w:r>
      <w:r>
        <w:rPr>
          <w:sz w:val="19"/>
        </w:rPr>
        <w:t>on</w:t>
      </w:r>
      <w:r>
        <w:rPr>
          <w:spacing w:val="-7"/>
          <w:sz w:val="19"/>
        </w:rPr>
        <w:t xml:space="preserve"> </w:t>
      </w:r>
      <w:r>
        <w:rPr>
          <w:sz w:val="19"/>
        </w:rPr>
        <w:t>the</w:t>
      </w:r>
      <w:r>
        <w:rPr>
          <w:spacing w:val="-6"/>
          <w:sz w:val="19"/>
        </w:rPr>
        <w:t xml:space="preserve"> </w:t>
      </w:r>
      <w:r>
        <w:rPr>
          <w:sz w:val="19"/>
        </w:rPr>
        <w:t>Second</w:t>
      </w:r>
      <w:r>
        <w:rPr>
          <w:spacing w:val="-7"/>
          <w:sz w:val="19"/>
        </w:rPr>
        <w:t xml:space="preserve"> </w:t>
      </w:r>
      <w:r>
        <w:rPr>
          <w:sz w:val="19"/>
        </w:rPr>
        <w:t>Layer</w:t>
      </w:r>
      <w:r>
        <w:rPr>
          <w:spacing w:val="-6"/>
          <w:sz w:val="19"/>
        </w:rPr>
        <w:t xml:space="preserve"> </w:t>
      </w:r>
      <w:r>
        <w:rPr>
          <w:sz w:val="19"/>
        </w:rPr>
        <w:t>of</w:t>
      </w:r>
      <w:r>
        <w:rPr>
          <w:spacing w:val="-7"/>
          <w:sz w:val="19"/>
        </w:rPr>
        <w:t xml:space="preserve"> </w:t>
      </w:r>
      <w:r>
        <w:rPr>
          <w:sz w:val="19"/>
        </w:rPr>
        <w:t>CIRA-CIC-DoHBrw2020</w:t>
      </w:r>
      <w:r>
        <w:rPr>
          <w:spacing w:val="-6"/>
          <w:sz w:val="19"/>
        </w:rPr>
        <w:t xml:space="preserve"> </w:t>
      </w:r>
      <w:r>
        <w:rPr>
          <w:spacing w:val="-2"/>
          <w:sz w:val="19"/>
        </w:rPr>
        <w:t>Dataset</w:t>
      </w:r>
    </w:p>
    <w:p w14:paraId="179CE8F4" w14:textId="77777777" w:rsidR="005A2A7E" w:rsidRDefault="005A2A7E">
      <w:pPr>
        <w:pStyle w:val="GvdeMetni"/>
        <w:spacing w:before="54"/>
        <w:ind w:left="0"/>
        <w:rPr>
          <w:sz w:val="19"/>
        </w:rPr>
      </w:pPr>
    </w:p>
    <w:p w14:paraId="79A193AE" w14:textId="77777777" w:rsidR="005A2A7E" w:rsidRDefault="008E3266">
      <w:pPr>
        <w:pStyle w:val="GvdeMetni"/>
        <w:spacing w:line="276" w:lineRule="auto"/>
        <w:ind w:right="180"/>
        <w:jc w:val="both"/>
      </w:pPr>
      <w:r>
        <w:t>Figure 9 analyzes the key features influencing the benign and</w:t>
      </w:r>
      <w:r>
        <w:rPr>
          <w:spacing w:val="-3"/>
        </w:rPr>
        <w:t xml:space="preserve"> </w:t>
      </w:r>
      <w:r>
        <w:t>malicious</w:t>
      </w:r>
      <w:r>
        <w:rPr>
          <w:spacing w:val="-3"/>
        </w:rPr>
        <w:t xml:space="preserve"> </w:t>
      </w:r>
      <w:r>
        <w:t>classifications</w:t>
      </w:r>
      <w:r>
        <w:rPr>
          <w:spacing w:val="-3"/>
        </w:rPr>
        <w:t xml:space="preserve"> </w:t>
      </w:r>
      <w:r>
        <w:t>in</w:t>
      </w:r>
      <w:r>
        <w:rPr>
          <w:spacing w:val="-3"/>
        </w:rPr>
        <w:t xml:space="preserve"> </w:t>
      </w:r>
      <w:r>
        <w:t>the XGBoost model. According to the LIME method, the probability of benign detection is 0%, while</w:t>
      </w:r>
      <w:r>
        <w:rPr>
          <w:spacing w:val="15"/>
        </w:rPr>
        <w:t xml:space="preserve"> </w:t>
      </w:r>
      <w:r>
        <w:t>the</w:t>
      </w:r>
      <w:r>
        <w:rPr>
          <w:spacing w:val="15"/>
        </w:rPr>
        <w:t xml:space="preserve"> </w:t>
      </w:r>
      <w:r>
        <w:t>probability</w:t>
      </w:r>
      <w:r>
        <w:rPr>
          <w:spacing w:val="15"/>
        </w:rPr>
        <w:t xml:space="preserve"> </w:t>
      </w:r>
      <w:r>
        <w:t>of</w:t>
      </w:r>
      <w:r>
        <w:rPr>
          <w:spacing w:val="15"/>
        </w:rPr>
        <w:t xml:space="preserve"> </w:t>
      </w:r>
      <w:r>
        <w:t>malicious</w:t>
      </w:r>
      <w:r>
        <w:rPr>
          <w:spacing w:val="15"/>
        </w:rPr>
        <w:t xml:space="preserve"> </w:t>
      </w:r>
      <w:r>
        <w:t>detection</w:t>
      </w:r>
      <w:r>
        <w:rPr>
          <w:spacing w:val="15"/>
        </w:rPr>
        <w:t xml:space="preserve"> </w:t>
      </w:r>
      <w:r>
        <w:t>is</w:t>
      </w:r>
      <w:r>
        <w:rPr>
          <w:spacing w:val="15"/>
        </w:rPr>
        <w:t xml:space="preserve"> </w:t>
      </w:r>
      <w:r>
        <w:t>100%.</w:t>
      </w:r>
      <w:r>
        <w:rPr>
          <w:spacing w:val="15"/>
        </w:rPr>
        <w:t xml:space="preserve"> </w:t>
      </w:r>
      <w:r>
        <w:t xml:space="preserve">The features that positively </w:t>
      </w:r>
      <w:r>
        <w:rPr>
          <w:spacing w:val="-2"/>
        </w:rPr>
        <w:t>contributed</w:t>
      </w:r>
    </w:p>
    <w:p w14:paraId="46AB7F82" w14:textId="77777777" w:rsidR="005A2A7E" w:rsidRDefault="005A2A7E">
      <w:pPr>
        <w:pStyle w:val="GvdeMetni"/>
        <w:spacing w:line="276" w:lineRule="auto"/>
        <w:jc w:val="both"/>
        <w:sectPr w:rsidR="005A2A7E">
          <w:pgSz w:w="11920" w:h="16840"/>
          <w:pgMar w:top="1460" w:right="1275" w:bottom="280" w:left="1275" w:header="720" w:footer="720" w:gutter="0"/>
          <w:cols w:space="720"/>
        </w:sectPr>
      </w:pPr>
    </w:p>
    <w:p w14:paraId="3C477D76" w14:textId="77777777" w:rsidR="005A2A7E" w:rsidRDefault="008E3266">
      <w:pPr>
        <w:pStyle w:val="GvdeMetni"/>
        <w:spacing w:before="60" w:line="276" w:lineRule="auto"/>
        <w:ind w:right="184"/>
        <w:jc w:val="both"/>
      </w:pPr>
      <w:r>
        <w:t>to the benign classification include “PacketLengthMode” (68), “PacketTimeMedian” (0.07), “PacketTimeVariance” (189.81), “PacketTimeSkewFromMode” (0.63), and “SourcePort” (45252). On the</w:t>
      </w:r>
      <w:r>
        <w:rPr>
          <w:spacing w:val="-3"/>
        </w:rPr>
        <w:t xml:space="preserve"> </w:t>
      </w:r>
      <w:r>
        <w:t>other</w:t>
      </w:r>
      <w:r>
        <w:rPr>
          <w:spacing w:val="-3"/>
        </w:rPr>
        <w:t xml:space="preserve"> </w:t>
      </w:r>
      <w:r>
        <w:t>hand,</w:t>
      </w:r>
      <w:r>
        <w:rPr>
          <w:spacing w:val="-3"/>
        </w:rPr>
        <w:t xml:space="preserve"> </w:t>
      </w:r>
      <w:r>
        <w:t>the</w:t>
      </w:r>
      <w:r>
        <w:rPr>
          <w:spacing w:val="-3"/>
        </w:rPr>
        <w:t xml:space="preserve"> </w:t>
      </w:r>
      <w:r>
        <w:t>features</w:t>
      </w:r>
      <w:r>
        <w:rPr>
          <w:spacing w:val="-3"/>
        </w:rPr>
        <w:t xml:space="preserve"> </w:t>
      </w:r>
      <w:r>
        <w:t>that</w:t>
      </w:r>
      <w:r>
        <w:rPr>
          <w:spacing w:val="-3"/>
        </w:rPr>
        <w:t xml:space="preserve"> </w:t>
      </w:r>
      <w:r>
        <w:t>positively</w:t>
      </w:r>
      <w:r>
        <w:rPr>
          <w:spacing w:val="-3"/>
        </w:rPr>
        <w:t xml:space="preserve"> </w:t>
      </w:r>
      <w:r>
        <w:t>influenced</w:t>
      </w:r>
      <w:r>
        <w:rPr>
          <w:spacing w:val="-3"/>
        </w:rPr>
        <w:t xml:space="preserve"> </w:t>
      </w:r>
      <w:r>
        <w:t>the</w:t>
      </w:r>
      <w:r>
        <w:rPr>
          <w:spacing w:val="-3"/>
        </w:rPr>
        <w:t xml:space="preserve"> </w:t>
      </w:r>
      <w:r>
        <w:t>malicious</w:t>
      </w:r>
      <w:r>
        <w:rPr>
          <w:spacing w:val="-3"/>
        </w:rPr>
        <w:t xml:space="preserve"> </w:t>
      </w:r>
      <w:r>
        <w:t>classification are</w:t>
      </w:r>
      <w:r>
        <w:rPr>
          <w:spacing w:val="51"/>
          <w:w w:val="150"/>
        </w:rPr>
        <w:t xml:space="preserve">  </w:t>
      </w:r>
      <w:r>
        <w:t>“PacketLengthMedian”</w:t>
      </w:r>
      <w:r>
        <w:rPr>
          <w:spacing w:val="52"/>
          <w:w w:val="150"/>
        </w:rPr>
        <w:t xml:space="preserve">  </w:t>
      </w:r>
      <w:r>
        <w:t>(76),</w:t>
      </w:r>
      <w:r>
        <w:rPr>
          <w:spacing w:val="51"/>
          <w:w w:val="150"/>
        </w:rPr>
        <w:t xml:space="preserve">  </w:t>
      </w:r>
      <w:r>
        <w:t>“PacketTimeMode”</w:t>
      </w:r>
      <w:r>
        <w:rPr>
          <w:spacing w:val="74"/>
        </w:rPr>
        <w:t xml:space="preserve">  </w:t>
      </w:r>
      <w:r>
        <w:t>(0),</w:t>
      </w:r>
      <w:r>
        <w:rPr>
          <w:spacing w:val="75"/>
        </w:rPr>
        <w:t xml:space="preserve">  </w:t>
      </w:r>
      <w:r>
        <w:rPr>
          <w:spacing w:val="-2"/>
        </w:rPr>
        <w:t>“PacketLengthVariance”</w:t>
      </w:r>
    </w:p>
    <w:p w14:paraId="1DA4EC8A" w14:textId="77777777" w:rsidR="005A2A7E" w:rsidRDefault="008E3266">
      <w:pPr>
        <w:pStyle w:val="GvdeMetni"/>
        <w:jc w:val="both"/>
      </w:pPr>
      <w:r>
        <w:t xml:space="preserve">(145423.49), “FlowReceivedRate” (142.14), and “PacketLengthMean” </w:t>
      </w:r>
      <w:r>
        <w:rPr>
          <w:spacing w:val="-2"/>
        </w:rPr>
        <w:t>(228.76).</w:t>
      </w:r>
    </w:p>
    <w:p w14:paraId="5B132759" w14:textId="77777777" w:rsidR="005A2A7E" w:rsidRDefault="008E3266">
      <w:pPr>
        <w:pStyle w:val="GvdeMetni"/>
        <w:spacing w:before="57"/>
        <w:ind w:left="0"/>
        <w:rPr>
          <w:sz w:val="20"/>
        </w:rPr>
      </w:pPr>
      <w:r>
        <w:rPr>
          <w:noProof/>
          <w:sz w:val="20"/>
        </w:rPr>
        <w:drawing>
          <wp:anchor distT="0" distB="0" distL="0" distR="0" simplePos="0" relativeHeight="251666432" behindDoc="1" locked="0" layoutInCell="1" allowOverlap="1" wp14:anchorId="2589A5AC" wp14:editId="2CA583C3">
            <wp:simplePos x="0" y="0"/>
            <wp:positionH relativeFrom="page">
              <wp:posOffset>2872585</wp:posOffset>
            </wp:positionH>
            <wp:positionV relativeFrom="paragraph">
              <wp:posOffset>197742</wp:posOffset>
            </wp:positionV>
            <wp:extent cx="1806321" cy="1806321"/>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1806321" cy="1806321"/>
                    </a:xfrm>
                    <a:prstGeom prst="rect">
                      <a:avLst/>
                    </a:prstGeom>
                  </pic:spPr>
                </pic:pic>
              </a:graphicData>
            </a:graphic>
          </wp:anchor>
        </w:drawing>
      </w:r>
      <w:r>
        <w:rPr>
          <w:noProof/>
          <w:sz w:val="20"/>
        </w:rPr>
        <w:drawing>
          <wp:anchor distT="0" distB="0" distL="0" distR="0" simplePos="0" relativeHeight="251667456" behindDoc="1" locked="0" layoutInCell="1" allowOverlap="1" wp14:anchorId="64BCA63B" wp14:editId="34420FD5">
            <wp:simplePos x="0" y="0"/>
            <wp:positionH relativeFrom="page">
              <wp:posOffset>2872585</wp:posOffset>
            </wp:positionH>
            <wp:positionV relativeFrom="paragraph">
              <wp:posOffset>2076251</wp:posOffset>
            </wp:positionV>
            <wp:extent cx="1787433" cy="718756"/>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1787433" cy="718756"/>
                    </a:xfrm>
                    <a:prstGeom prst="rect">
                      <a:avLst/>
                    </a:prstGeom>
                  </pic:spPr>
                </pic:pic>
              </a:graphicData>
            </a:graphic>
          </wp:anchor>
        </w:drawing>
      </w:r>
    </w:p>
    <w:p w14:paraId="08D96A89" w14:textId="77777777" w:rsidR="005A2A7E" w:rsidRDefault="005A2A7E">
      <w:pPr>
        <w:pStyle w:val="GvdeMetni"/>
        <w:spacing w:before="9"/>
        <w:ind w:left="0"/>
        <w:rPr>
          <w:sz w:val="7"/>
        </w:rPr>
      </w:pPr>
    </w:p>
    <w:p w14:paraId="17D8BE26" w14:textId="77777777" w:rsidR="005A2A7E" w:rsidRDefault="005A2A7E">
      <w:pPr>
        <w:pStyle w:val="GvdeMetni"/>
        <w:spacing w:before="25"/>
        <w:ind w:left="0"/>
      </w:pPr>
    </w:p>
    <w:p w14:paraId="71036A01" w14:textId="77777777" w:rsidR="005A2A7E" w:rsidRDefault="008E3266">
      <w:pPr>
        <w:ind w:left="247" w:right="185"/>
        <w:jc w:val="center"/>
        <w:rPr>
          <w:sz w:val="20"/>
        </w:rPr>
      </w:pPr>
      <w:r>
        <w:rPr>
          <w:sz w:val="20"/>
        </w:rPr>
        <w:t>Figure</w:t>
      </w:r>
      <w:r>
        <w:rPr>
          <w:spacing w:val="-9"/>
          <w:sz w:val="20"/>
        </w:rPr>
        <w:t xml:space="preserve"> </w:t>
      </w:r>
      <w:r>
        <w:rPr>
          <w:sz w:val="20"/>
        </w:rPr>
        <w:t>9.</w:t>
      </w:r>
      <w:r>
        <w:rPr>
          <w:spacing w:val="-7"/>
          <w:sz w:val="20"/>
        </w:rPr>
        <w:t xml:space="preserve"> </w:t>
      </w:r>
      <w:r>
        <w:rPr>
          <w:sz w:val="20"/>
        </w:rPr>
        <w:t>XGBoost-LIME</w:t>
      </w:r>
      <w:r>
        <w:rPr>
          <w:spacing w:val="-6"/>
          <w:sz w:val="20"/>
        </w:rPr>
        <w:t xml:space="preserve"> </w:t>
      </w:r>
      <w:r>
        <w:rPr>
          <w:sz w:val="20"/>
        </w:rPr>
        <w:t>Output</w:t>
      </w:r>
      <w:r>
        <w:rPr>
          <w:spacing w:val="-7"/>
          <w:sz w:val="20"/>
        </w:rPr>
        <w:t xml:space="preserve"> </w:t>
      </w:r>
      <w:r>
        <w:rPr>
          <w:sz w:val="20"/>
        </w:rPr>
        <w:t>(Second</w:t>
      </w:r>
      <w:r>
        <w:rPr>
          <w:spacing w:val="-6"/>
          <w:sz w:val="20"/>
        </w:rPr>
        <w:t xml:space="preserve"> </w:t>
      </w:r>
      <w:r>
        <w:rPr>
          <w:spacing w:val="-2"/>
          <w:sz w:val="20"/>
        </w:rPr>
        <w:t>Layer)</w:t>
      </w:r>
    </w:p>
    <w:p w14:paraId="2B069D07" w14:textId="77777777" w:rsidR="005A2A7E" w:rsidRDefault="005A2A7E">
      <w:pPr>
        <w:pStyle w:val="GvdeMetni"/>
        <w:spacing w:before="44"/>
        <w:ind w:left="0"/>
        <w:rPr>
          <w:sz w:val="20"/>
        </w:rPr>
      </w:pPr>
    </w:p>
    <w:p w14:paraId="37C2E857" w14:textId="77777777" w:rsidR="005A2A7E" w:rsidRDefault="008E3266">
      <w:pPr>
        <w:pStyle w:val="GvdeMetni"/>
        <w:spacing w:before="1" w:line="276" w:lineRule="auto"/>
        <w:ind w:right="178"/>
        <w:jc w:val="both"/>
      </w:pPr>
      <w:r>
        <w:t>In this study, another dataset used to conduct a more comprehensive and effective XAI analysis on</w:t>
      </w:r>
      <w:r>
        <w:rPr>
          <w:spacing w:val="-3"/>
        </w:rPr>
        <w:t xml:space="preserve"> </w:t>
      </w:r>
      <w:r>
        <w:t>the</w:t>
      </w:r>
      <w:r>
        <w:rPr>
          <w:spacing w:val="-3"/>
        </w:rPr>
        <w:t xml:space="preserve"> </w:t>
      </w:r>
      <w:r>
        <w:t>applied</w:t>
      </w:r>
      <w:r>
        <w:rPr>
          <w:spacing w:val="-3"/>
        </w:rPr>
        <w:t xml:space="preserve"> </w:t>
      </w:r>
      <w:r>
        <w:t>machine</w:t>
      </w:r>
      <w:r>
        <w:rPr>
          <w:spacing w:val="-3"/>
        </w:rPr>
        <w:t xml:space="preserve"> </w:t>
      </w:r>
      <w:r>
        <w:t>learning</w:t>
      </w:r>
      <w:r>
        <w:rPr>
          <w:spacing w:val="-3"/>
        </w:rPr>
        <w:t xml:space="preserve"> </w:t>
      </w:r>
      <w:r>
        <w:t>methods</w:t>
      </w:r>
      <w:r>
        <w:rPr>
          <w:spacing w:val="-3"/>
        </w:rPr>
        <w:t xml:space="preserve"> </w:t>
      </w:r>
      <w:r>
        <w:t>was</w:t>
      </w:r>
      <w:r>
        <w:rPr>
          <w:spacing w:val="-3"/>
        </w:rPr>
        <w:t xml:space="preserve"> </w:t>
      </w:r>
      <w:r>
        <w:t>CICIDS2017</w:t>
      </w:r>
      <w:r>
        <w:rPr>
          <w:spacing w:val="-3"/>
        </w:rPr>
        <w:t xml:space="preserve"> </w:t>
      </w:r>
      <w:r>
        <w:t>dataset.</w:t>
      </w:r>
      <w:r>
        <w:rPr>
          <w:spacing w:val="-3"/>
        </w:rPr>
        <w:t xml:space="preserve"> </w:t>
      </w:r>
      <w:r>
        <w:t>Based</w:t>
      </w:r>
      <w:r>
        <w:rPr>
          <w:spacing w:val="-3"/>
        </w:rPr>
        <w:t xml:space="preserve"> </w:t>
      </w:r>
      <w:r>
        <w:t>on</w:t>
      </w:r>
      <w:r>
        <w:rPr>
          <w:spacing w:val="-3"/>
        </w:rPr>
        <w:t xml:space="preserve"> </w:t>
      </w:r>
      <w:r>
        <w:t>the</w:t>
      </w:r>
      <w:r>
        <w:rPr>
          <w:spacing w:val="-3"/>
        </w:rPr>
        <w:t xml:space="preserve"> </w:t>
      </w:r>
      <w:r>
        <w:t>test results from this dataset, the XGBoost model, which achieved the best performance, was analyzed using SHAP. The SHAP waterfall plot in Figure 10 details how different features influenced the model’s reconstruction error of f(x) = -13.084. The baseline value was determined as E[f(x)] = -14.191, where the “Init_Win_bytes_backward” feature</w:t>
      </w:r>
      <w:r>
        <w:rPr>
          <w:spacing w:val="-4"/>
        </w:rPr>
        <w:t xml:space="preserve"> </w:t>
      </w:r>
      <w:r>
        <w:t>significantly increased the model output, whereas the “Destination Port” feature substantially reduced it. The effects of the features are visually represented with red indicating an increasing effect</w:t>
      </w:r>
      <w:r>
        <w:rPr>
          <w:spacing w:val="40"/>
        </w:rPr>
        <w:t xml:space="preserve"> </w:t>
      </w:r>
      <w:r>
        <w:t xml:space="preserve">and blue denoting a decreasing effect. These results clearly highlight the key factors influencing the decision-making process, providing a transparent evaluation of the model’s </w:t>
      </w:r>
      <w:r>
        <w:rPr>
          <w:spacing w:val="-2"/>
        </w:rPr>
        <w:t>outputs.</w:t>
      </w:r>
    </w:p>
    <w:p w14:paraId="4B58206E" w14:textId="77777777" w:rsidR="005A2A7E" w:rsidRDefault="005A2A7E">
      <w:pPr>
        <w:pStyle w:val="GvdeMetni"/>
        <w:spacing w:line="276" w:lineRule="auto"/>
        <w:jc w:val="both"/>
        <w:sectPr w:rsidR="005A2A7E">
          <w:pgSz w:w="11920" w:h="16840"/>
          <w:pgMar w:top="1380" w:right="1275" w:bottom="280" w:left="1275" w:header="720" w:footer="720" w:gutter="0"/>
          <w:cols w:space="720"/>
        </w:sectPr>
      </w:pPr>
    </w:p>
    <w:p w14:paraId="0EE0F91A" w14:textId="77777777" w:rsidR="005A2A7E" w:rsidRDefault="008E3266">
      <w:pPr>
        <w:pStyle w:val="GvdeMetni"/>
        <w:ind w:left="1219"/>
        <w:rPr>
          <w:sz w:val="20"/>
        </w:rPr>
      </w:pPr>
      <w:r>
        <w:rPr>
          <w:noProof/>
          <w:sz w:val="20"/>
        </w:rPr>
        <w:drawing>
          <wp:inline distT="0" distB="0" distL="0" distR="0" wp14:anchorId="65663585" wp14:editId="1D2012AC">
            <wp:extent cx="4319633" cy="2599848"/>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4319633" cy="2599848"/>
                    </a:xfrm>
                    <a:prstGeom prst="rect">
                      <a:avLst/>
                    </a:prstGeom>
                  </pic:spPr>
                </pic:pic>
              </a:graphicData>
            </a:graphic>
          </wp:inline>
        </w:drawing>
      </w:r>
    </w:p>
    <w:p w14:paraId="67C10574" w14:textId="77777777" w:rsidR="005A2A7E" w:rsidRDefault="005A2A7E">
      <w:pPr>
        <w:pStyle w:val="GvdeMetni"/>
        <w:spacing w:before="26"/>
        <w:ind w:left="0"/>
        <w:rPr>
          <w:sz w:val="20"/>
        </w:rPr>
      </w:pPr>
    </w:p>
    <w:p w14:paraId="72FB1704" w14:textId="77777777" w:rsidR="005A2A7E" w:rsidRDefault="008E3266">
      <w:pPr>
        <w:ind w:left="2102"/>
        <w:rPr>
          <w:sz w:val="20"/>
        </w:rPr>
      </w:pPr>
      <w:r>
        <w:rPr>
          <w:sz w:val="20"/>
        </w:rPr>
        <w:t>Figure</w:t>
      </w:r>
      <w:r>
        <w:rPr>
          <w:spacing w:val="-10"/>
          <w:sz w:val="20"/>
        </w:rPr>
        <w:t xml:space="preserve"> </w:t>
      </w:r>
      <w:r>
        <w:rPr>
          <w:sz w:val="20"/>
        </w:rPr>
        <w:t>10.</w:t>
      </w:r>
      <w:r>
        <w:rPr>
          <w:spacing w:val="-8"/>
          <w:sz w:val="20"/>
        </w:rPr>
        <w:t xml:space="preserve"> </w:t>
      </w:r>
      <w:r>
        <w:rPr>
          <w:sz w:val="20"/>
        </w:rPr>
        <w:t>LR-SHAP</w:t>
      </w:r>
      <w:r>
        <w:rPr>
          <w:spacing w:val="-8"/>
          <w:sz w:val="20"/>
        </w:rPr>
        <w:t xml:space="preserve"> </w:t>
      </w:r>
      <w:r>
        <w:rPr>
          <w:sz w:val="20"/>
        </w:rPr>
        <w:t>Waterfall</w:t>
      </w:r>
      <w:r>
        <w:rPr>
          <w:spacing w:val="-7"/>
          <w:sz w:val="20"/>
        </w:rPr>
        <w:t xml:space="preserve"> </w:t>
      </w:r>
      <w:r>
        <w:rPr>
          <w:sz w:val="20"/>
        </w:rPr>
        <w:t>Output</w:t>
      </w:r>
      <w:r>
        <w:rPr>
          <w:spacing w:val="-8"/>
          <w:sz w:val="20"/>
        </w:rPr>
        <w:t xml:space="preserve"> </w:t>
      </w:r>
      <w:r>
        <w:rPr>
          <w:sz w:val="20"/>
        </w:rPr>
        <w:t>on</w:t>
      </w:r>
      <w:r>
        <w:rPr>
          <w:spacing w:val="-8"/>
          <w:sz w:val="20"/>
        </w:rPr>
        <w:t xml:space="preserve"> </w:t>
      </w:r>
      <w:r>
        <w:rPr>
          <w:sz w:val="20"/>
        </w:rPr>
        <w:t>the</w:t>
      </w:r>
      <w:r>
        <w:rPr>
          <w:spacing w:val="-8"/>
          <w:sz w:val="20"/>
        </w:rPr>
        <w:t xml:space="preserve"> </w:t>
      </w:r>
      <w:r>
        <w:rPr>
          <w:sz w:val="20"/>
        </w:rPr>
        <w:t>CICIDS2017</w:t>
      </w:r>
      <w:r>
        <w:rPr>
          <w:spacing w:val="-7"/>
          <w:sz w:val="20"/>
        </w:rPr>
        <w:t xml:space="preserve"> </w:t>
      </w:r>
      <w:r>
        <w:rPr>
          <w:spacing w:val="-2"/>
          <w:sz w:val="20"/>
        </w:rPr>
        <w:t>Dataset</w:t>
      </w:r>
    </w:p>
    <w:p w14:paraId="25AEF987" w14:textId="77777777" w:rsidR="005A2A7E" w:rsidRDefault="005A2A7E">
      <w:pPr>
        <w:pStyle w:val="GvdeMetni"/>
        <w:ind w:left="0"/>
        <w:rPr>
          <w:sz w:val="20"/>
        </w:rPr>
      </w:pPr>
    </w:p>
    <w:p w14:paraId="44A77A4C" w14:textId="77777777" w:rsidR="005A2A7E" w:rsidRDefault="008E3266">
      <w:pPr>
        <w:pStyle w:val="GvdeMetni"/>
        <w:spacing w:line="276" w:lineRule="auto"/>
        <w:ind w:right="180"/>
        <w:jc w:val="both"/>
      </w:pPr>
      <w:r>
        <w:t>Figure 11 illustrates the features that influenced</w:t>
      </w:r>
      <w:r>
        <w:rPr>
          <w:spacing w:val="-3"/>
        </w:rPr>
        <w:t xml:space="preserve"> </w:t>
      </w:r>
      <w:r>
        <w:t>the</w:t>
      </w:r>
      <w:r>
        <w:rPr>
          <w:spacing w:val="-3"/>
        </w:rPr>
        <w:t xml:space="preserve"> </w:t>
      </w:r>
      <w:r>
        <w:t>decision-making</w:t>
      </w:r>
      <w:r>
        <w:rPr>
          <w:spacing w:val="-3"/>
        </w:rPr>
        <w:t xml:space="preserve"> </w:t>
      </w:r>
      <w:r>
        <w:t>process</w:t>
      </w:r>
      <w:r>
        <w:rPr>
          <w:spacing w:val="-3"/>
        </w:rPr>
        <w:t xml:space="preserve"> </w:t>
      </w:r>
      <w:r>
        <w:t>of</w:t>
      </w:r>
      <w:r>
        <w:rPr>
          <w:spacing w:val="-3"/>
        </w:rPr>
        <w:t xml:space="preserve"> </w:t>
      </w:r>
      <w:r>
        <w:t>the</w:t>
      </w:r>
      <w:r>
        <w:rPr>
          <w:spacing w:val="-3"/>
        </w:rPr>
        <w:t xml:space="preserve"> </w:t>
      </w:r>
      <w:r>
        <w:t>XGBoost model. The LIME analysis revealed that the model determined the attack probability to be 0%. The features that positively contributed to the attack classification include “Bwd IAT Max” ,“Init_Win_bytes_forward” , “Flow IAT Std”, “Flow</w:t>
      </w:r>
      <w:r>
        <w:rPr>
          <w:spacing w:val="-8"/>
        </w:rPr>
        <w:t xml:space="preserve"> </w:t>
      </w:r>
      <w:r>
        <w:t>IAT</w:t>
      </w:r>
      <w:r>
        <w:rPr>
          <w:spacing w:val="-8"/>
        </w:rPr>
        <w:t xml:space="preserve"> </w:t>
      </w:r>
      <w:r>
        <w:t>Max”</w:t>
      </w:r>
      <w:r>
        <w:rPr>
          <w:spacing w:val="-8"/>
        </w:rPr>
        <w:t xml:space="preserve"> </w:t>
      </w:r>
      <w:r>
        <w:t>and</w:t>
      </w:r>
      <w:r>
        <w:rPr>
          <w:spacing w:val="-8"/>
        </w:rPr>
        <w:t xml:space="preserve"> </w:t>
      </w:r>
      <w:r>
        <w:t>“PSH</w:t>
      </w:r>
      <w:r>
        <w:rPr>
          <w:spacing w:val="-8"/>
        </w:rPr>
        <w:t xml:space="preserve"> </w:t>
      </w:r>
      <w:r>
        <w:t>Flag</w:t>
      </w:r>
      <w:r>
        <w:rPr>
          <w:spacing w:val="-8"/>
        </w:rPr>
        <w:t xml:space="preserve"> </w:t>
      </w:r>
      <w:r>
        <w:t>Count” with</w:t>
      </w:r>
      <w:r>
        <w:rPr>
          <w:spacing w:val="27"/>
        </w:rPr>
        <w:t xml:space="preserve"> </w:t>
      </w:r>
      <w:r>
        <w:t>respective</w:t>
      </w:r>
      <w:r>
        <w:rPr>
          <w:spacing w:val="27"/>
        </w:rPr>
        <w:t xml:space="preserve"> </w:t>
      </w:r>
      <w:r>
        <w:t>values</w:t>
      </w:r>
      <w:r>
        <w:rPr>
          <w:spacing w:val="27"/>
        </w:rPr>
        <w:t xml:space="preserve"> </w:t>
      </w:r>
      <w:r>
        <w:t>of 0, 0.13, 0, 0, and 1. On the other hand, the features that supported the normal classification were “Destination Port” , “Active Std” ,“Idle Mean” and “Init_Win_bytes_backward” all contributing to the model’s decision with a value of 0.</w:t>
      </w:r>
    </w:p>
    <w:p w14:paraId="680B8FAC" w14:textId="77777777" w:rsidR="005A2A7E" w:rsidRDefault="008E3266">
      <w:pPr>
        <w:pStyle w:val="GvdeMetni"/>
        <w:spacing w:before="93"/>
        <w:ind w:left="0"/>
        <w:rPr>
          <w:sz w:val="20"/>
        </w:rPr>
      </w:pPr>
      <w:r>
        <w:rPr>
          <w:noProof/>
          <w:sz w:val="20"/>
        </w:rPr>
        <w:drawing>
          <wp:anchor distT="0" distB="0" distL="0" distR="0" simplePos="0" relativeHeight="251668480" behindDoc="1" locked="0" layoutInCell="1" allowOverlap="1" wp14:anchorId="727924C7" wp14:editId="2C84CD65">
            <wp:simplePos x="0" y="0"/>
            <wp:positionH relativeFrom="page">
              <wp:posOffset>2872585</wp:posOffset>
            </wp:positionH>
            <wp:positionV relativeFrom="paragraph">
              <wp:posOffset>220951</wp:posOffset>
            </wp:positionV>
            <wp:extent cx="1806321" cy="180632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1806321" cy="1806320"/>
                    </a:xfrm>
                    <a:prstGeom prst="rect">
                      <a:avLst/>
                    </a:prstGeom>
                  </pic:spPr>
                </pic:pic>
              </a:graphicData>
            </a:graphic>
          </wp:anchor>
        </w:drawing>
      </w:r>
      <w:r>
        <w:rPr>
          <w:noProof/>
          <w:sz w:val="20"/>
        </w:rPr>
        <w:drawing>
          <wp:anchor distT="0" distB="0" distL="0" distR="0" simplePos="0" relativeHeight="251669504" behindDoc="1" locked="0" layoutInCell="1" allowOverlap="1" wp14:anchorId="7DC87321" wp14:editId="0DF5B838">
            <wp:simplePos x="0" y="0"/>
            <wp:positionH relativeFrom="page">
              <wp:posOffset>2872585</wp:posOffset>
            </wp:positionH>
            <wp:positionV relativeFrom="paragraph">
              <wp:posOffset>2099484</wp:posOffset>
            </wp:positionV>
            <wp:extent cx="1787433" cy="718756"/>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1787433" cy="718756"/>
                    </a:xfrm>
                    <a:prstGeom prst="rect">
                      <a:avLst/>
                    </a:prstGeom>
                  </pic:spPr>
                </pic:pic>
              </a:graphicData>
            </a:graphic>
          </wp:anchor>
        </w:drawing>
      </w:r>
    </w:p>
    <w:p w14:paraId="1E93A010" w14:textId="77777777" w:rsidR="005A2A7E" w:rsidRDefault="005A2A7E">
      <w:pPr>
        <w:pStyle w:val="GvdeMetni"/>
        <w:spacing w:before="9"/>
        <w:ind w:left="0"/>
        <w:rPr>
          <w:sz w:val="7"/>
        </w:rPr>
      </w:pPr>
    </w:p>
    <w:p w14:paraId="207052D7" w14:textId="77777777" w:rsidR="005A2A7E" w:rsidRDefault="008E3266">
      <w:pPr>
        <w:spacing w:before="101"/>
        <w:ind w:left="2041"/>
        <w:rPr>
          <w:sz w:val="20"/>
        </w:rPr>
      </w:pPr>
      <w:r>
        <w:rPr>
          <w:sz w:val="20"/>
        </w:rPr>
        <w:t>Figure</w:t>
      </w:r>
      <w:r>
        <w:rPr>
          <w:spacing w:val="-9"/>
          <w:sz w:val="20"/>
        </w:rPr>
        <w:t xml:space="preserve"> </w:t>
      </w:r>
      <w:r>
        <w:rPr>
          <w:sz w:val="20"/>
        </w:rPr>
        <w:t>11.</w:t>
      </w:r>
      <w:r>
        <w:rPr>
          <w:spacing w:val="-7"/>
          <w:sz w:val="20"/>
        </w:rPr>
        <w:t xml:space="preserve"> </w:t>
      </w:r>
      <w:r>
        <w:rPr>
          <w:sz w:val="20"/>
        </w:rPr>
        <w:t>XGBoost-LIME</w:t>
      </w:r>
      <w:r>
        <w:rPr>
          <w:spacing w:val="-7"/>
          <w:sz w:val="20"/>
        </w:rPr>
        <w:t xml:space="preserve"> </w:t>
      </w:r>
      <w:r>
        <w:rPr>
          <w:sz w:val="20"/>
        </w:rPr>
        <w:t>Output</w:t>
      </w:r>
      <w:r>
        <w:rPr>
          <w:spacing w:val="-7"/>
          <w:sz w:val="20"/>
        </w:rPr>
        <w:t xml:space="preserve"> </w:t>
      </w:r>
      <w:r>
        <w:rPr>
          <w:sz w:val="20"/>
        </w:rPr>
        <w:t>on</w:t>
      </w:r>
      <w:r>
        <w:rPr>
          <w:spacing w:val="-7"/>
          <w:sz w:val="20"/>
        </w:rPr>
        <w:t xml:space="preserve"> </w:t>
      </w:r>
      <w:r>
        <w:rPr>
          <w:sz w:val="20"/>
        </w:rPr>
        <w:t>the</w:t>
      </w:r>
      <w:r>
        <w:rPr>
          <w:spacing w:val="-7"/>
          <w:sz w:val="20"/>
        </w:rPr>
        <w:t xml:space="preserve"> </w:t>
      </w:r>
      <w:r>
        <w:rPr>
          <w:sz w:val="20"/>
        </w:rPr>
        <w:t>CICIDS2017</w:t>
      </w:r>
      <w:r>
        <w:rPr>
          <w:spacing w:val="-7"/>
          <w:sz w:val="20"/>
        </w:rPr>
        <w:t xml:space="preserve"> </w:t>
      </w:r>
      <w:r>
        <w:rPr>
          <w:spacing w:val="-2"/>
          <w:sz w:val="20"/>
        </w:rPr>
        <w:t>Dataset</w:t>
      </w:r>
    </w:p>
    <w:p w14:paraId="1026D175" w14:textId="77777777" w:rsidR="005A2A7E" w:rsidRDefault="005A2A7E">
      <w:pPr>
        <w:pStyle w:val="GvdeMetni"/>
        <w:spacing w:before="44"/>
        <w:ind w:left="0"/>
        <w:rPr>
          <w:sz w:val="20"/>
        </w:rPr>
      </w:pPr>
    </w:p>
    <w:p w14:paraId="3C3E36B1" w14:textId="77777777" w:rsidR="005A2A7E" w:rsidRDefault="008E3266">
      <w:pPr>
        <w:pStyle w:val="GvdeMetni"/>
        <w:spacing w:before="1" w:line="276" w:lineRule="auto"/>
        <w:ind w:right="180"/>
        <w:jc w:val="both"/>
      </w:pPr>
      <w:r>
        <w:t>The final recent dataset analyzed in this study was CICIoT2023, one of the latest datasets introduced</w:t>
      </w:r>
      <w:r>
        <w:rPr>
          <w:spacing w:val="40"/>
        </w:rPr>
        <w:t xml:space="preserve"> </w:t>
      </w:r>
      <w:r>
        <w:t>in</w:t>
      </w:r>
      <w:r>
        <w:rPr>
          <w:spacing w:val="40"/>
        </w:rPr>
        <w:t xml:space="preserve"> </w:t>
      </w:r>
      <w:r>
        <w:t>the</w:t>
      </w:r>
      <w:r>
        <w:rPr>
          <w:spacing w:val="40"/>
        </w:rPr>
        <w:t xml:space="preserve"> </w:t>
      </w:r>
      <w:r>
        <w:t>literature for this field. The performance of machine learning algorithms was comparatively evaluated on this dataset, and XAI analyses were conducted. First, the XGBoost</w:t>
      </w:r>
      <w:r>
        <w:rPr>
          <w:spacing w:val="-5"/>
        </w:rPr>
        <w:t xml:space="preserve"> </w:t>
      </w:r>
      <w:r>
        <w:t>model</w:t>
      </w:r>
      <w:r>
        <w:rPr>
          <w:spacing w:val="-5"/>
        </w:rPr>
        <w:t xml:space="preserve"> </w:t>
      </w:r>
      <w:r>
        <w:t>applied</w:t>
      </w:r>
      <w:r>
        <w:rPr>
          <w:spacing w:val="-5"/>
        </w:rPr>
        <w:t xml:space="preserve"> </w:t>
      </w:r>
      <w:r>
        <w:t>to</w:t>
      </w:r>
      <w:r>
        <w:rPr>
          <w:spacing w:val="-5"/>
        </w:rPr>
        <w:t xml:space="preserve"> </w:t>
      </w:r>
      <w:r>
        <w:t>this</w:t>
      </w:r>
      <w:r>
        <w:rPr>
          <w:spacing w:val="-5"/>
        </w:rPr>
        <w:t xml:space="preserve"> </w:t>
      </w:r>
      <w:r>
        <w:t>dataset</w:t>
      </w:r>
      <w:r>
        <w:rPr>
          <w:spacing w:val="-5"/>
        </w:rPr>
        <w:t xml:space="preserve"> </w:t>
      </w:r>
      <w:r>
        <w:t>was</w:t>
      </w:r>
      <w:r>
        <w:rPr>
          <w:spacing w:val="-5"/>
        </w:rPr>
        <w:t xml:space="preserve"> </w:t>
      </w:r>
      <w:r>
        <w:t>analyzed</w:t>
      </w:r>
      <w:r>
        <w:rPr>
          <w:spacing w:val="-5"/>
        </w:rPr>
        <w:t xml:space="preserve"> </w:t>
      </w:r>
      <w:r>
        <w:t>using</w:t>
      </w:r>
      <w:r>
        <w:rPr>
          <w:spacing w:val="-5"/>
        </w:rPr>
        <w:t xml:space="preserve"> </w:t>
      </w:r>
      <w:r>
        <w:t>SHAP.</w:t>
      </w:r>
      <w:r>
        <w:rPr>
          <w:spacing w:val="-5"/>
        </w:rPr>
        <w:t xml:space="preserve"> </w:t>
      </w:r>
      <w:r>
        <w:t>The</w:t>
      </w:r>
      <w:r>
        <w:rPr>
          <w:spacing w:val="-5"/>
        </w:rPr>
        <w:t xml:space="preserve"> </w:t>
      </w:r>
      <w:r>
        <w:t>SHAP</w:t>
      </w:r>
      <w:r>
        <w:rPr>
          <w:spacing w:val="-5"/>
        </w:rPr>
        <w:t xml:space="preserve"> </w:t>
      </w:r>
      <w:r>
        <w:t>waterfall</w:t>
      </w:r>
      <w:r>
        <w:rPr>
          <w:spacing w:val="-5"/>
        </w:rPr>
        <w:t xml:space="preserve"> </w:t>
      </w:r>
      <w:r>
        <w:t>plot</w:t>
      </w:r>
      <w:r>
        <w:rPr>
          <w:spacing w:val="-5"/>
        </w:rPr>
        <w:t xml:space="preserve"> </w:t>
      </w:r>
      <w:r>
        <w:t>in Figure</w:t>
      </w:r>
      <w:r>
        <w:rPr>
          <w:spacing w:val="30"/>
        </w:rPr>
        <w:t xml:space="preserve"> </w:t>
      </w:r>
      <w:r>
        <w:t>12</w:t>
      </w:r>
      <w:r>
        <w:rPr>
          <w:spacing w:val="30"/>
        </w:rPr>
        <w:t xml:space="preserve"> </w:t>
      </w:r>
      <w:r>
        <w:t>illustrates</w:t>
      </w:r>
      <w:r>
        <w:rPr>
          <w:spacing w:val="30"/>
        </w:rPr>
        <w:t xml:space="preserve"> </w:t>
      </w:r>
      <w:r>
        <w:t>which</w:t>
      </w:r>
      <w:r>
        <w:rPr>
          <w:spacing w:val="15"/>
        </w:rPr>
        <w:t xml:space="preserve"> </w:t>
      </w:r>
      <w:r>
        <w:t>features</w:t>
      </w:r>
      <w:r>
        <w:rPr>
          <w:spacing w:val="15"/>
        </w:rPr>
        <w:t xml:space="preserve"> </w:t>
      </w:r>
      <w:r>
        <w:t>contributed</w:t>
      </w:r>
      <w:r>
        <w:rPr>
          <w:spacing w:val="15"/>
        </w:rPr>
        <w:t xml:space="preserve"> </w:t>
      </w:r>
      <w:r>
        <w:t>to</w:t>
      </w:r>
      <w:r>
        <w:rPr>
          <w:spacing w:val="15"/>
        </w:rPr>
        <w:t xml:space="preserve"> </w:t>
      </w:r>
      <w:r>
        <w:t>the</w:t>
      </w:r>
      <w:r>
        <w:rPr>
          <w:spacing w:val="15"/>
        </w:rPr>
        <w:t xml:space="preserve"> </w:t>
      </w:r>
      <w:r>
        <w:t>model</w:t>
      </w:r>
      <w:r>
        <w:rPr>
          <w:spacing w:val="15"/>
        </w:rPr>
        <w:t xml:space="preserve"> </w:t>
      </w:r>
      <w:r>
        <w:t>reaching</w:t>
      </w:r>
      <w:r>
        <w:rPr>
          <w:spacing w:val="15"/>
        </w:rPr>
        <w:t xml:space="preserve"> </w:t>
      </w:r>
      <w:r>
        <w:t>a</w:t>
      </w:r>
      <w:r>
        <w:rPr>
          <w:spacing w:val="15"/>
        </w:rPr>
        <w:t xml:space="preserve"> </w:t>
      </w:r>
      <w:r>
        <w:t>reconstruction</w:t>
      </w:r>
      <w:r>
        <w:rPr>
          <w:spacing w:val="15"/>
        </w:rPr>
        <w:t xml:space="preserve"> </w:t>
      </w:r>
      <w:r>
        <w:rPr>
          <w:spacing w:val="-2"/>
        </w:rPr>
        <w:t>error</w:t>
      </w:r>
    </w:p>
    <w:p w14:paraId="39C4FF31" w14:textId="77777777" w:rsidR="005A2A7E" w:rsidRDefault="005A2A7E">
      <w:pPr>
        <w:pStyle w:val="GvdeMetni"/>
        <w:spacing w:line="276" w:lineRule="auto"/>
        <w:jc w:val="both"/>
        <w:sectPr w:rsidR="005A2A7E">
          <w:pgSz w:w="11920" w:h="16840"/>
          <w:pgMar w:top="1540" w:right="1275" w:bottom="280" w:left="1275" w:header="720" w:footer="720" w:gutter="0"/>
          <w:cols w:space="720"/>
        </w:sectPr>
      </w:pPr>
    </w:p>
    <w:p w14:paraId="557EBAF0" w14:textId="77777777" w:rsidR="005A2A7E" w:rsidRDefault="008E3266">
      <w:pPr>
        <w:pStyle w:val="GvdeMetni"/>
        <w:spacing w:before="60" w:line="276" w:lineRule="auto"/>
        <w:ind w:right="178"/>
        <w:jc w:val="both"/>
      </w:pPr>
      <w:r>
        <w:t>of f(x) = -14.659. The baseline value was determined as E[f(x)] = -14.437, where the “flow_duration” feature significantly increased the model output, while the “IAT” feature substantially decreased it. The figure presents red for increasing effects and blue for decreasing effects, clearly depicting the impact of each feature on the model’s output. This visualization provides a clear understanding of the critical factors influencing the model's decision-making process.</w:t>
      </w:r>
    </w:p>
    <w:p w14:paraId="79D6759B" w14:textId="77777777" w:rsidR="005A2A7E" w:rsidRDefault="008E3266">
      <w:pPr>
        <w:pStyle w:val="GvdeMetni"/>
        <w:spacing w:before="6"/>
        <w:ind w:left="0"/>
        <w:rPr>
          <w:sz w:val="11"/>
        </w:rPr>
      </w:pPr>
      <w:r>
        <w:rPr>
          <w:noProof/>
          <w:sz w:val="11"/>
        </w:rPr>
        <w:drawing>
          <wp:anchor distT="0" distB="0" distL="0" distR="0" simplePos="0" relativeHeight="251670528" behindDoc="1" locked="0" layoutInCell="1" allowOverlap="1" wp14:anchorId="26A90028" wp14:editId="3C77C0C5">
            <wp:simplePos x="0" y="0"/>
            <wp:positionH relativeFrom="page">
              <wp:posOffset>1866857</wp:posOffset>
            </wp:positionH>
            <wp:positionV relativeFrom="paragraph">
              <wp:posOffset>99955</wp:posOffset>
            </wp:positionV>
            <wp:extent cx="4517250" cy="2564511"/>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4517250" cy="2564511"/>
                    </a:xfrm>
                    <a:prstGeom prst="rect">
                      <a:avLst/>
                    </a:prstGeom>
                  </pic:spPr>
                </pic:pic>
              </a:graphicData>
            </a:graphic>
          </wp:anchor>
        </w:drawing>
      </w:r>
    </w:p>
    <w:p w14:paraId="336AB525" w14:textId="77777777" w:rsidR="005A2A7E" w:rsidRDefault="008E3266">
      <w:pPr>
        <w:spacing w:before="163"/>
        <w:ind w:left="247" w:right="282"/>
        <w:jc w:val="center"/>
        <w:rPr>
          <w:sz w:val="20"/>
        </w:rPr>
      </w:pPr>
      <w:r>
        <w:rPr>
          <w:sz w:val="20"/>
        </w:rPr>
        <w:t>Figure</w:t>
      </w:r>
      <w:r>
        <w:rPr>
          <w:spacing w:val="-11"/>
          <w:sz w:val="20"/>
        </w:rPr>
        <w:t xml:space="preserve"> </w:t>
      </w:r>
      <w:r>
        <w:rPr>
          <w:sz w:val="20"/>
        </w:rPr>
        <w:t>12.</w:t>
      </w:r>
      <w:r>
        <w:rPr>
          <w:spacing w:val="-8"/>
          <w:sz w:val="20"/>
        </w:rPr>
        <w:t xml:space="preserve"> </w:t>
      </w:r>
      <w:r>
        <w:rPr>
          <w:sz w:val="20"/>
        </w:rPr>
        <w:t>XGBoost-SHAP</w:t>
      </w:r>
      <w:r>
        <w:rPr>
          <w:spacing w:val="-8"/>
          <w:sz w:val="20"/>
        </w:rPr>
        <w:t xml:space="preserve"> </w:t>
      </w:r>
      <w:r>
        <w:rPr>
          <w:sz w:val="20"/>
        </w:rPr>
        <w:t>Waterfall</w:t>
      </w:r>
      <w:r>
        <w:rPr>
          <w:spacing w:val="-9"/>
          <w:sz w:val="20"/>
        </w:rPr>
        <w:t xml:space="preserve"> </w:t>
      </w:r>
      <w:r>
        <w:rPr>
          <w:sz w:val="20"/>
        </w:rPr>
        <w:t>Analysis</w:t>
      </w:r>
      <w:r>
        <w:rPr>
          <w:spacing w:val="-8"/>
          <w:sz w:val="20"/>
        </w:rPr>
        <w:t xml:space="preserve"> </w:t>
      </w:r>
      <w:r>
        <w:rPr>
          <w:sz w:val="20"/>
        </w:rPr>
        <w:t>Output</w:t>
      </w:r>
      <w:r>
        <w:rPr>
          <w:spacing w:val="-8"/>
          <w:sz w:val="20"/>
        </w:rPr>
        <w:t xml:space="preserve"> </w:t>
      </w:r>
      <w:r>
        <w:rPr>
          <w:sz w:val="20"/>
        </w:rPr>
        <w:t>on</w:t>
      </w:r>
      <w:r>
        <w:rPr>
          <w:spacing w:val="-9"/>
          <w:sz w:val="20"/>
        </w:rPr>
        <w:t xml:space="preserve"> </w:t>
      </w:r>
      <w:r>
        <w:rPr>
          <w:sz w:val="20"/>
        </w:rPr>
        <w:t>the</w:t>
      </w:r>
      <w:r>
        <w:rPr>
          <w:spacing w:val="-8"/>
          <w:sz w:val="20"/>
        </w:rPr>
        <w:t xml:space="preserve"> </w:t>
      </w:r>
      <w:r>
        <w:rPr>
          <w:sz w:val="20"/>
        </w:rPr>
        <w:t>CICIoT2023</w:t>
      </w:r>
      <w:r>
        <w:rPr>
          <w:spacing w:val="-8"/>
          <w:sz w:val="20"/>
        </w:rPr>
        <w:t xml:space="preserve"> </w:t>
      </w:r>
      <w:r>
        <w:rPr>
          <w:spacing w:val="-2"/>
          <w:sz w:val="20"/>
        </w:rPr>
        <w:t>Dataset</w:t>
      </w:r>
    </w:p>
    <w:p w14:paraId="1FB40D42" w14:textId="77777777" w:rsidR="005A2A7E" w:rsidRDefault="005A2A7E">
      <w:pPr>
        <w:pStyle w:val="GvdeMetni"/>
        <w:spacing w:before="45"/>
        <w:ind w:left="0"/>
        <w:rPr>
          <w:sz w:val="20"/>
        </w:rPr>
      </w:pPr>
    </w:p>
    <w:p w14:paraId="596D5506" w14:textId="77777777" w:rsidR="005A2A7E" w:rsidRDefault="008E3266">
      <w:pPr>
        <w:pStyle w:val="GvdeMetni"/>
        <w:spacing w:line="276" w:lineRule="auto"/>
        <w:ind w:right="178"/>
        <w:jc w:val="both"/>
      </w:pPr>
      <w:r>
        <w:t>Figure 13 illustrates the features that influenced</w:t>
      </w:r>
      <w:r>
        <w:rPr>
          <w:spacing w:val="-3"/>
        </w:rPr>
        <w:t xml:space="preserve"> </w:t>
      </w:r>
      <w:r>
        <w:t>the</w:t>
      </w:r>
      <w:r>
        <w:rPr>
          <w:spacing w:val="-3"/>
        </w:rPr>
        <w:t xml:space="preserve"> </w:t>
      </w:r>
      <w:r>
        <w:t>decision-making</w:t>
      </w:r>
      <w:r>
        <w:rPr>
          <w:spacing w:val="-3"/>
        </w:rPr>
        <w:t xml:space="preserve"> </w:t>
      </w:r>
      <w:r>
        <w:t>process</w:t>
      </w:r>
      <w:r>
        <w:rPr>
          <w:spacing w:val="-3"/>
        </w:rPr>
        <w:t xml:space="preserve"> </w:t>
      </w:r>
      <w:r>
        <w:t>of</w:t>
      </w:r>
      <w:r>
        <w:rPr>
          <w:spacing w:val="-3"/>
        </w:rPr>
        <w:t xml:space="preserve"> </w:t>
      </w:r>
      <w:r>
        <w:t>the</w:t>
      </w:r>
      <w:r>
        <w:rPr>
          <w:spacing w:val="-3"/>
        </w:rPr>
        <w:t xml:space="preserve"> </w:t>
      </w:r>
      <w:r>
        <w:t>XGBoost model. When the LIME method was applied, the model determined the attack probability to be 0%. The features that positively contributed to the attack classification include “Rate”, “Min”</w:t>
      </w:r>
      <w:r>
        <w:rPr>
          <w:spacing w:val="43"/>
        </w:rPr>
        <w:t xml:space="preserve"> </w:t>
      </w:r>
      <w:r>
        <w:t>,</w:t>
      </w:r>
      <w:r>
        <w:rPr>
          <w:spacing w:val="44"/>
        </w:rPr>
        <w:t xml:space="preserve"> </w:t>
      </w:r>
      <w:r>
        <w:t>“HTTPS”</w:t>
      </w:r>
      <w:r>
        <w:rPr>
          <w:spacing w:val="43"/>
        </w:rPr>
        <w:t xml:space="preserve"> </w:t>
      </w:r>
      <w:r>
        <w:t>,</w:t>
      </w:r>
      <w:r>
        <w:rPr>
          <w:spacing w:val="44"/>
        </w:rPr>
        <w:t xml:space="preserve"> </w:t>
      </w:r>
      <w:r>
        <w:t>“HTTP”</w:t>
      </w:r>
      <w:r>
        <w:rPr>
          <w:spacing w:val="43"/>
        </w:rPr>
        <w:t xml:space="preserve">  </w:t>
      </w:r>
      <w:r>
        <w:t>and</w:t>
      </w:r>
      <w:r>
        <w:rPr>
          <w:spacing w:val="44"/>
        </w:rPr>
        <w:t xml:space="preserve"> </w:t>
      </w:r>
      <w:r>
        <w:t>“Weight”</w:t>
      </w:r>
      <w:r>
        <w:rPr>
          <w:spacing w:val="44"/>
        </w:rPr>
        <w:t xml:space="preserve"> </w:t>
      </w:r>
      <w:r>
        <w:t>with</w:t>
      </w:r>
      <w:r>
        <w:rPr>
          <w:spacing w:val="43"/>
        </w:rPr>
        <w:t xml:space="preserve"> </w:t>
      </w:r>
      <w:r>
        <w:t>respective</w:t>
      </w:r>
      <w:r>
        <w:rPr>
          <w:spacing w:val="44"/>
        </w:rPr>
        <w:t xml:space="preserve"> </w:t>
      </w:r>
      <w:r>
        <w:t>values</w:t>
      </w:r>
      <w:r>
        <w:rPr>
          <w:spacing w:val="28"/>
        </w:rPr>
        <w:t xml:space="preserve"> </w:t>
      </w:r>
      <w:r>
        <w:t>of</w:t>
      </w:r>
      <w:r>
        <w:rPr>
          <w:spacing w:val="29"/>
        </w:rPr>
        <w:t xml:space="preserve"> </w:t>
      </w:r>
      <w:r>
        <w:t>-0.09,</w:t>
      </w:r>
      <w:r>
        <w:rPr>
          <w:spacing w:val="29"/>
        </w:rPr>
        <w:t xml:space="preserve"> </w:t>
      </w:r>
      <w:r>
        <w:t>-0.35,</w:t>
      </w:r>
      <w:r>
        <w:rPr>
          <w:spacing w:val="29"/>
        </w:rPr>
        <w:t xml:space="preserve"> </w:t>
      </w:r>
      <w:r>
        <w:t>-</w:t>
      </w:r>
      <w:r>
        <w:rPr>
          <w:spacing w:val="-2"/>
        </w:rPr>
        <w:t>0.24,</w:t>
      </w:r>
    </w:p>
    <w:p w14:paraId="52639BEC" w14:textId="77777777" w:rsidR="005A2A7E" w:rsidRDefault="008E3266">
      <w:pPr>
        <w:pStyle w:val="GvdeMetni"/>
        <w:spacing w:line="276" w:lineRule="auto"/>
        <w:ind w:right="182"/>
        <w:jc w:val="both"/>
      </w:pPr>
      <w:r>
        <w:t xml:space="preserve">-0.23, and 0. Additionally, the features that supported the normal classification were “rst_count”, “IAT” , “Duration” and “Covariance” with values of -0.12, 0, -0.17, and -0.1, </w:t>
      </w:r>
      <w:r>
        <w:rPr>
          <w:spacing w:val="-2"/>
        </w:rPr>
        <w:t>respectively.</w:t>
      </w:r>
    </w:p>
    <w:p w14:paraId="52619748" w14:textId="77777777" w:rsidR="005A2A7E" w:rsidRDefault="008E3266">
      <w:pPr>
        <w:pStyle w:val="GvdeMetni"/>
        <w:spacing w:before="16"/>
        <w:ind w:left="0"/>
        <w:rPr>
          <w:sz w:val="20"/>
        </w:rPr>
      </w:pPr>
      <w:r>
        <w:rPr>
          <w:noProof/>
          <w:sz w:val="20"/>
        </w:rPr>
        <w:drawing>
          <wp:anchor distT="0" distB="0" distL="0" distR="0" simplePos="0" relativeHeight="251671552" behindDoc="1" locked="0" layoutInCell="1" allowOverlap="1" wp14:anchorId="592B0EEC" wp14:editId="63E846E7">
            <wp:simplePos x="0" y="0"/>
            <wp:positionH relativeFrom="page">
              <wp:posOffset>2963072</wp:posOffset>
            </wp:positionH>
            <wp:positionV relativeFrom="paragraph">
              <wp:posOffset>171489</wp:posOffset>
            </wp:positionV>
            <wp:extent cx="1806321" cy="180632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1806321" cy="1806320"/>
                    </a:xfrm>
                    <a:prstGeom prst="rect">
                      <a:avLst/>
                    </a:prstGeom>
                  </pic:spPr>
                </pic:pic>
              </a:graphicData>
            </a:graphic>
          </wp:anchor>
        </w:drawing>
      </w:r>
      <w:r>
        <w:rPr>
          <w:noProof/>
          <w:sz w:val="20"/>
        </w:rPr>
        <w:drawing>
          <wp:anchor distT="0" distB="0" distL="0" distR="0" simplePos="0" relativeHeight="251672576" behindDoc="1" locked="0" layoutInCell="1" allowOverlap="1" wp14:anchorId="60F4FD95" wp14:editId="31B12C06">
            <wp:simplePos x="0" y="0"/>
            <wp:positionH relativeFrom="page">
              <wp:posOffset>2963072</wp:posOffset>
            </wp:positionH>
            <wp:positionV relativeFrom="paragraph">
              <wp:posOffset>2050022</wp:posOffset>
            </wp:positionV>
            <wp:extent cx="1787433" cy="71875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1787433" cy="718756"/>
                    </a:xfrm>
                    <a:prstGeom prst="rect">
                      <a:avLst/>
                    </a:prstGeom>
                  </pic:spPr>
                </pic:pic>
              </a:graphicData>
            </a:graphic>
          </wp:anchor>
        </w:drawing>
      </w:r>
    </w:p>
    <w:p w14:paraId="04F58A3D" w14:textId="77777777" w:rsidR="005A2A7E" w:rsidRDefault="005A2A7E">
      <w:pPr>
        <w:pStyle w:val="GvdeMetni"/>
        <w:spacing w:before="9"/>
        <w:ind w:left="0"/>
        <w:rPr>
          <w:sz w:val="7"/>
        </w:rPr>
      </w:pPr>
    </w:p>
    <w:p w14:paraId="5AC4FAE9" w14:textId="77777777" w:rsidR="005A2A7E" w:rsidRDefault="008E3266">
      <w:pPr>
        <w:spacing w:before="101"/>
        <w:ind w:left="402" w:right="155"/>
        <w:jc w:val="center"/>
        <w:rPr>
          <w:sz w:val="20"/>
        </w:rPr>
      </w:pPr>
      <w:r>
        <w:rPr>
          <w:sz w:val="20"/>
        </w:rPr>
        <w:t>Figure</w:t>
      </w:r>
      <w:r>
        <w:rPr>
          <w:spacing w:val="-6"/>
          <w:sz w:val="20"/>
        </w:rPr>
        <w:t xml:space="preserve"> </w:t>
      </w:r>
      <w:r>
        <w:rPr>
          <w:sz w:val="20"/>
        </w:rPr>
        <w:t>13.</w:t>
      </w:r>
      <w:r>
        <w:rPr>
          <w:spacing w:val="-6"/>
          <w:sz w:val="20"/>
        </w:rPr>
        <w:t xml:space="preserve"> </w:t>
      </w:r>
      <w:r>
        <w:rPr>
          <w:sz w:val="20"/>
        </w:rPr>
        <w:t>XGBoost-LIME</w:t>
      </w:r>
      <w:r>
        <w:rPr>
          <w:spacing w:val="-6"/>
          <w:sz w:val="20"/>
        </w:rPr>
        <w:t xml:space="preserve"> </w:t>
      </w:r>
      <w:r>
        <w:rPr>
          <w:sz w:val="20"/>
        </w:rPr>
        <w:t>Output</w:t>
      </w:r>
      <w:r>
        <w:rPr>
          <w:spacing w:val="-6"/>
          <w:sz w:val="20"/>
        </w:rPr>
        <w:t xml:space="preserve"> </w:t>
      </w:r>
      <w:r>
        <w:rPr>
          <w:sz w:val="20"/>
        </w:rPr>
        <w:t>on</w:t>
      </w:r>
      <w:r>
        <w:rPr>
          <w:spacing w:val="-6"/>
          <w:sz w:val="20"/>
        </w:rPr>
        <w:t xml:space="preserve"> </w:t>
      </w:r>
      <w:r>
        <w:rPr>
          <w:sz w:val="20"/>
        </w:rPr>
        <w:t>the</w:t>
      </w:r>
      <w:r>
        <w:rPr>
          <w:spacing w:val="-6"/>
          <w:sz w:val="20"/>
        </w:rPr>
        <w:t xml:space="preserve"> </w:t>
      </w:r>
      <w:r>
        <w:rPr>
          <w:sz w:val="20"/>
        </w:rPr>
        <w:t>CICIoT2023</w:t>
      </w:r>
      <w:r>
        <w:rPr>
          <w:spacing w:val="-6"/>
          <w:sz w:val="20"/>
        </w:rPr>
        <w:t xml:space="preserve"> </w:t>
      </w:r>
      <w:r>
        <w:rPr>
          <w:spacing w:val="-2"/>
          <w:sz w:val="20"/>
        </w:rPr>
        <w:t>Dataset</w:t>
      </w:r>
    </w:p>
    <w:p w14:paraId="51DA91B0" w14:textId="77777777" w:rsidR="005A2A7E" w:rsidRDefault="005A2A7E">
      <w:pPr>
        <w:jc w:val="center"/>
        <w:rPr>
          <w:sz w:val="20"/>
        </w:rPr>
        <w:sectPr w:rsidR="005A2A7E">
          <w:pgSz w:w="11920" w:h="16840"/>
          <w:pgMar w:top="1380" w:right="1275" w:bottom="280" w:left="1275" w:header="720" w:footer="720" w:gutter="0"/>
          <w:cols w:space="720"/>
        </w:sectPr>
      </w:pPr>
    </w:p>
    <w:p w14:paraId="4913ECFF" w14:textId="77777777" w:rsidR="005A2A7E" w:rsidRDefault="008E3266">
      <w:pPr>
        <w:pStyle w:val="Balk1"/>
        <w:numPr>
          <w:ilvl w:val="0"/>
          <w:numId w:val="4"/>
        </w:numPr>
        <w:tabs>
          <w:tab w:val="left" w:pos="381"/>
        </w:tabs>
        <w:spacing w:before="60"/>
        <w:ind w:left="381"/>
      </w:pPr>
      <w:r>
        <w:t xml:space="preserve">Conclusion and </w:t>
      </w:r>
      <w:r>
        <w:rPr>
          <w:spacing w:val="-2"/>
        </w:rPr>
        <w:t>Recommendations</w:t>
      </w:r>
    </w:p>
    <w:p w14:paraId="1C77C73C" w14:textId="77777777" w:rsidR="005A2A7E" w:rsidRDefault="005A2A7E">
      <w:pPr>
        <w:pStyle w:val="GvdeMetni"/>
        <w:spacing w:before="5"/>
        <w:ind w:left="0"/>
        <w:rPr>
          <w:b/>
        </w:rPr>
      </w:pPr>
    </w:p>
    <w:p w14:paraId="3A22FF0C" w14:textId="77777777" w:rsidR="005A2A7E" w:rsidRDefault="008E3266">
      <w:pPr>
        <w:pStyle w:val="GvdeMetni"/>
        <w:spacing w:line="276" w:lineRule="auto"/>
        <w:ind w:right="178"/>
        <w:jc w:val="both"/>
      </w:pPr>
      <w:r>
        <w:t xml:space="preserve">This study comprehensively examines the use of </w:t>
      </w:r>
      <w:del w:id="459" w:author="Dekan" w:date="2025-02-10T01:50:00Z">
        <w:r w:rsidDel="008E3266">
          <w:delText>machine learning (</w:delText>
        </w:r>
      </w:del>
      <w:r>
        <w:t>ML</w:t>
      </w:r>
      <w:del w:id="460" w:author="Dekan" w:date="2025-02-10T01:50:00Z">
        <w:r w:rsidDel="008E3266">
          <w:delText>)</w:delText>
        </w:r>
      </w:del>
      <w:r>
        <w:t xml:space="preserve"> and explainable artificial intelligence (XAI) techniques to enhance network security. It provides a detailed analysis of </w:t>
      </w:r>
      <w:del w:id="461" w:author="Dekan" w:date="2025-02-10T01:55:00Z">
        <w:r w:rsidDel="008E3266">
          <w:delText xml:space="preserve">Intrusion Detection Systems (IDS) </w:delText>
        </w:r>
      </w:del>
      <w:ins w:id="462" w:author="Dekan" w:date="2025-02-10T01:55:00Z">
        <w:r>
          <w:t>IDS</w:t>
        </w:r>
      </w:ins>
      <w:r>
        <w:t>methods available in the literature and their applicability</w:t>
      </w:r>
      <w:r>
        <w:rPr>
          <w:spacing w:val="40"/>
        </w:rPr>
        <w:t xml:space="preserve"> </w:t>
      </w:r>
      <w:r>
        <w:t>to</w:t>
      </w:r>
      <w:r>
        <w:rPr>
          <w:spacing w:val="40"/>
        </w:rPr>
        <w:t xml:space="preserve"> </w:t>
      </w:r>
      <w:r>
        <w:t>network</w:t>
      </w:r>
      <w:r>
        <w:rPr>
          <w:spacing w:val="40"/>
        </w:rPr>
        <w:t xml:space="preserve"> </w:t>
      </w:r>
      <w:r>
        <w:t>environments.</w:t>
      </w:r>
      <w:r>
        <w:rPr>
          <w:spacing w:val="40"/>
        </w:rPr>
        <w:t xml:space="preserve"> </w:t>
      </w:r>
      <w:r>
        <w:t>Experiments</w:t>
      </w:r>
      <w:r>
        <w:rPr>
          <w:spacing w:val="40"/>
        </w:rPr>
        <w:t xml:space="preserve"> </w:t>
      </w:r>
      <w:r>
        <w:t>were</w:t>
      </w:r>
      <w:r>
        <w:rPr>
          <w:spacing w:val="40"/>
        </w:rPr>
        <w:t xml:space="preserve"> </w:t>
      </w:r>
      <w:r>
        <w:t>conducted</w:t>
      </w:r>
      <w:r>
        <w:rPr>
          <w:spacing w:val="40"/>
        </w:rPr>
        <w:t xml:space="preserve"> </w:t>
      </w:r>
      <w:r>
        <w:t>on</w:t>
      </w:r>
      <w:r>
        <w:rPr>
          <w:spacing w:val="40"/>
        </w:rPr>
        <w:t xml:space="preserve"> </w:t>
      </w:r>
      <w:r>
        <w:t>UNSW-NB15, NSL-KDD, CICIDS2017, CIRA-CIC-DoHBrw2020, and CICIoT2023 datasets using</w:t>
      </w:r>
      <w:r>
        <w:rPr>
          <w:spacing w:val="40"/>
        </w:rPr>
        <w:t xml:space="preserve"> </w:t>
      </w:r>
      <w:r>
        <w:t xml:space="preserve">Logistic Regression, </w:t>
      </w:r>
      <w:del w:id="463" w:author="Dekan" w:date="2025-02-10T02:18:00Z">
        <w:r w:rsidDel="00F16766">
          <w:delText xml:space="preserve">k-Nearest Neighbors </w:delText>
        </w:r>
      </w:del>
      <w:del w:id="464" w:author="Dekan" w:date="2025-02-10T02:17:00Z">
        <w:r w:rsidDel="00F16766">
          <w:delText>(</w:delText>
        </w:r>
      </w:del>
      <w:del w:id="465" w:author="Dekan" w:date="2025-02-10T02:24:00Z">
        <w:r w:rsidDel="00F16766">
          <w:delText>kNN</w:delText>
        </w:r>
      </w:del>
      <w:ins w:id="466" w:author="Dekan" w:date="2025-02-10T02:24:00Z">
        <w:r w:rsidR="00F16766">
          <w:t>KNN</w:t>
        </w:r>
      </w:ins>
      <w:del w:id="467" w:author="Dekan" w:date="2025-02-10T02:18:00Z">
        <w:r w:rsidDel="00F16766">
          <w:delText>)</w:delText>
        </w:r>
      </w:del>
      <w:r>
        <w:t xml:space="preserve">, </w:t>
      </w:r>
      <w:del w:id="468" w:author="Dekan" w:date="2025-02-10T02:18:00Z">
        <w:r w:rsidDel="00F16766">
          <w:delText>Support Vector Machine (</w:delText>
        </w:r>
      </w:del>
      <w:r>
        <w:t>SVM</w:t>
      </w:r>
      <w:del w:id="469" w:author="Dekan" w:date="2025-02-10T02:18:00Z">
        <w:r w:rsidDel="00F16766">
          <w:delText>)</w:delText>
        </w:r>
      </w:del>
      <w:r>
        <w:t xml:space="preserve">, Decision Tree, Random Forest, Gradient Boosting, Gaussian Naïve Bayes, XGBoost, and </w:t>
      </w:r>
      <w:del w:id="470" w:author="Dekan" w:date="2025-02-10T01:54:00Z">
        <w:r w:rsidDel="008E3266">
          <w:delText>Multilayer Perceptron (MLP)</w:delText>
        </w:r>
      </w:del>
      <w:ins w:id="471" w:author="Dekan" w:date="2025-02-10T01:54:00Z">
        <w:r>
          <w:t>MLP</w:t>
        </w:r>
      </w:ins>
      <w:r>
        <w:t xml:space="preserve"> algorithms. The models were evaluated using accuracy, recall, precision, and F1-score</w:t>
      </w:r>
      <w:r>
        <w:rPr>
          <w:spacing w:val="-3"/>
        </w:rPr>
        <w:t xml:space="preserve"> </w:t>
      </w:r>
      <w:r>
        <w:t>as</w:t>
      </w:r>
      <w:r>
        <w:rPr>
          <w:spacing w:val="-3"/>
        </w:rPr>
        <w:t xml:space="preserve"> </w:t>
      </w:r>
      <w:r>
        <w:t>performance</w:t>
      </w:r>
      <w:r>
        <w:rPr>
          <w:spacing w:val="-3"/>
        </w:rPr>
        <w:t xml:space="preserve"> </w:t>
      </w:r>
      <w:r>
        <w:t>metrics.</w:t>
      </w:r>
      <w:r>
        <w:rPr>
          <w:spacing w:val="-3"/>
        </w:rPr>
        <w:t xml:space="preserve"> </w:t>
      </w:r>
      <w:r>
        <w:t>The</w:t>
      </w:r>
      <w:r>
        <w:rPr>
          <w:spacing w:val="-3"/>
        </w:rPr>
        <w:t xml:space="preserve"> </w:t>
      </w:r>
      <w:r>
        <w:t>results</w:t>
      </w:r>
      <w:r>
        <w:rPr>
          <w:spacing w:val="-3"/>
        </w:rPr>
        <w:t xml:space="preserve"> </w:t>
      </w:r>
      <w:r>
        <w:t>indicate</w:t>
      </w:r>
      <w:r>
        <w:rPr>
          <w:spacing w:val="-3"/>
        </w:rPr>
        <w:t xml:space="preserve"> </w:t>
      </w:r>
      <w:r>
        <w:t>that</w:t>
      </w:r>
      <w:r>
        <w:rPr>
          <w:spacing w:val="-3"/>
        </w:rPr>
        <w:t xml:space="preserve"> </w:t>
      </w:r>
      <w:r>
        <w:t>Decision</w:t>
      </w:r>
      <w:r>
        <w:rPr>
          <w:spacing w:val="-3"/>
        </w:rPr>
        <w:t xml:space="preserve"> </w:t>
      </w:r>
      <w:r>
        <w:t>Tree,</w:t>
      </w:r>
      <w:r>
        <w:rPr>
          <w:spacing w:val="-3"/>
        </w:rPr>
        <w:t xml:space="preserve"> </w:t>
      </w:r>
      <w:r>
        <w:t>Random</w:t>
      </w:r>
      <w:r>
        <w:rPr>
          <w:spacing w:val="-3"/>
        </w:rPr>
        <w:t xml:space="preserve"> </w:t>
      </w:r>
      <w:r>
        <w:t xml:space="preserve">Forest, Gradient Boosting, and </w:t>
      </w:r>
      <w:del w:id="472" w:author="Dekan" w:date="2025-02-10T02:24:00Z">
        <w:r w:rsidDel="00F16766">
          <w:delText>kNN</w:delText>
        </w:r>
      </w:del>
      <w:ins w:id="473" w:author="Dekan" w:date="2025-02-10T02:24:00Z">
        <w:r w:rsidR="00F16766">
          <w:t>KNN</w:t>
        </w:r>
      </w:ins>
      <w:r>
        <w:t xml:space="preserve"> algorithms achieved high accuracy and reliability. The application of XAI techniques, specifically LIME and SHAP, provided insights into the decision-making mechanisms of the models, helping to identify the most influential features in attack detection. This study contributes to the</w:t>
      </w:r>
      <w:r>
        <w:rPr>
          <w:spacing w:val="-3"/>
        </w:rPr>
        <w:t xml:space="preserve"> </w:t>
      </w:r>
      <w:r>
        <w:t>literature</w:t>
      </w:r>
      <w:r>
        <w:rPr>
          <w:spacing w:val="-3"/>
        </w:rPr>
        <w:t xml:space="preserve"> </w:t>
      </w:r>
      <w:r>
        <w:t>by</w:t>
      </w:r>
      <w:r>
        <w:rPr>
          <w:spacing w:val="-3"/>
        </w:rPr>
        <w:t xml:space="preserve"> </w:t>
      </w:r>
      <w:r>
        <w:t>demonstrating</w:t>
      </w:r>
      <w:r>
        <w:rPr>
          <w:spacing w:val="-3"/>
        </w:rPr>
        <w:t xml:space="preserve"> </w:t>
      </w:r>
      <w:r>
        <w:t>the</w:t>
      </w:r>
      <w:r>
        <w:rPr>
          <w:spacing w:val="-3"/>
        </w:rPr>
        <w:t xml:space="preserve"> </w:t>
      </w:r>
      <w:r>
        <w:t xml:space="preserve">effectiveness of ML and XAI techniques in detecting network vulnerabilities. Moreover, the use of XAI ensures that IDS systems become more transparent and interpretable. Future research in this domain should focus on expanding datasets and exploring more advanced solutions to enhance cybersecurity. Ultimately, this study highlights that ML techniques, combined with XAI methods, can be effectively utilized for security vulnerability detection. This approach enhances the transparency and reliability of security systems, serving as a foundation for future research and applications. Future research directions include the integration of </w:t>
      </w:r>
      <w:del w:id="474" w:author="Dekan" w:date="2025-02-10T02:18:00Z">
        <w:r w:rsidDel="00F16766">
          <w:delText>Deep Learning (</w:delText>
        </w:r>
      </w:del>
      <w:r>
        <w:t>DL</w:t>
      </w:r>
      <w:del w:id="475" w:author="Dekan" w:date="2025-02-10T02:18:00Z">
        <w:r w:rsidDel="00F16766">
          <w:delText>)</w:delText>
        </w:r>
      </w:del>
      <w:r>
        <w:t xml:space="preserve"> techniques and their</w:t>
      </w:r>
      <w:r>
        <w:rPr>
          <w:spacing w:val="-4"/>
        </w:rPr>
        <w:t xml:space="preserve"> </w:t>
      </w:r>
      <w:r>
        <w:t>application</w:t>
      </w:r>
      <w:r>
        <w:rPr>
          <w:spacing w:val="-4"/>
        </w:rPr>
        <w:t xml:space="preserve"> </w:t>
      </w:r>
      <w:r>
        <w:t>to</w:t>
      </w:r>
      <w:r>
        <w:rPr>
          <w:spacing w:val="-4"/>
        </w:rPr>
        <w:t xml:space="preserve"> </w:t>
      </w:r>
      <w:r>
        <w:t>larger-scale</w:t>
      </w:r>
      <w:r>
        <w:rPr>
          <w:spacing w:val="-4"/>
        </w:rPr>
        <w:t xml:space="preserve"> </w:t>
      </w:r>
      <w:r>
        <w:t>datasets.</w:t>
      </w:r>
      <w:r>
        <w:rPr>
          <w:spacing w:val="-4"/>
        </w:rPr>
        <w:t xml:space="preserve"> </w:t>
      </w:r>
      <w:r>
        <w:t>Advanced</w:t>
      </w:r>
      <w:r>
        <w:rPr>
          <w:spacing w:val="-4"/>
        </w:rPr>
        <w:t xml:space="preserve"> </w:t>
      </w:r>
      <w:r>
        <w:t>DL</w:t>
      </w:r>
      <w:r>
        <w:rPr>
          <w:spacing w:val="-4"/>
        </w:rPr>
        <w:t xml:space="preserve"> </w:t>
      </w:r>
      <w:r>
        <w:t xml:space="preserve">models such as Deep Neural Networks (DNN), </w:t>
      </w:r>
      <w:del w:id="476" w:author="Dekan" w:date="2025-02-10T02:47:00Z">
        <w:r w:rsidDel="00F42B1D">
          <w:delText>Recu</w:delText>
        </w:r>
      </w:del>
      <w:del w:id="477" w:author="Dekan" w:date="2025-02-10T02:46:00Z">
        <w:r w:rsidDel="00F42B1D">
          <w:delText>rrent Neural Networks (</w:delText>
        </w:r>
      </w:del>
      <w:r>
        <w:t>RNN</w:t>
      </w:r>
      <w:ins w:id="478" w:author="Dekan" w:date="2025-02-10T02:47:00Z">
        <w:r w:rsidR="00F42B1D">
          <w:t>s</w:t>
        </w:r>
      </w:ins>
      <w:del w:id="479" w:author="Dekan" w:date="2025-02-10T02:47:00Z">
        <w:r w:rsidDel="00F42B1D">
          <w:delText>)</w:delText>
        </w:r>
      </w:del>
      <w:r>
        <w:t xml:space="preserve">, and </w:t>
      </w:r>
      <w:del w:id="480" w:author="Dekan" w:date="2025-02-10T02:18:00Z">
        <w:r w:rsidDel="00F16766">
          <w:delText>Convolutional Neural Networks (</w:delText>
        </w:r>
      </w:del>
      <w:r>
        <w:t>CNN</w:t>
      </w:r>
      <w:del w:id="481" w:author="Dekan" w:date="2025-02-10T02:18:00Z">
        <w:r w:rsidDel="00F16766">
          <w:delText>)</w:delText>
        </w:r>
      </w:del>
      <w:r>
        <w:t xml:space="preserve"> could be explored to evaluate their impact on IDS performance. These models have the potential to detect more complex and stealthy attack types, further advancing the field of cybersecurity.</w:t>
      </w:r>
    </w:p>
    <w:p w14:paraId="6B9F3650" w14:textId="77777777" w:rsidR="005A2A7E" w:rsidRDefault="008E3266">
      <w:pPr>
        <w:pStyle w:val="GvdeMetni"/>
        <w:spacing w:before="240" w:line="276" w:lineRule="auto"/>
        <w:ind w:right="181"/>
        <w:jc w:val="both"/>
      </w:pPr>
      <w:r>
        <w:t xml:space="preserve">This study systematically explores the application of </w:t>
      </w:r>
      <w:del w:id="482" w:author="Dekan" w:date="2025-02-10T01:51:00Z">
        <w:r w:rsidDel="008E3266">
          <w:delText>Machine Learning (</w:delText>
        </w:r>
      </w:del>
      <w:r>
        <w:t>ML</w:t>
      </w:r>
      <w:del w:id="483" w:author="Dekan" w:date="2025-02-10T01:51:00Z">
        <w:r w:rsidDel="008E3266">
          <w:delText>)</w:delText>
        </w:r>
      </w:del>
      <w:r>
        <w:t xml:space="preserve"> and</w:t>
      </w:r>
      <w:r>
        <w:rPr>
          <w:spacing w:val="40"/>
        </w:rPr>
        <w:t xml:space="preserve"> </w:t>
      </w:r>
      <w:del w:id="484" w:author="Dekan" w:date="2025-02-10T02:18:00Z">
        <w:r w:rsidDel="00F16766">
          <w:delText>Explainable Artificial Intelligence (</w:delText>
        </w:r>
      </w:del>
      <w:r>
        <w:t>XAI</w:t>
      </w:r>
      <w:del w:id="485" w:author="Dekan" w:date="2025-02-10T02:18:00Z">
        <w:r w:rsidDel="00F16766">
          <w:delText>)</w:delText>
        </w:r>
      </w:del>
      <w:r>
        <w:t xml:space="preserve"> techniques in </w:t>
      </w:r>
      <w:del w:id="486" w:author="Dekan" w:date="2025-02-10T01:55:00Z">
        <w:r w:rsidDel="008E3266">
          <w:delText xml:space="preserve">Intrusion Detection Systems (IDS) </w:delText>
        </w:r>
      </w:del>
      <w:ins w:id="487" w:author="Dekan" w:date="2025-02-10T01:55:00Z">
        <w:r>
          <w:t>IDS</w:t>
        </w:r>
      </w:ins>
      <w:ins w:id="488" w:author="Dekan" w:date="2025-02-10T02:19:00Z">
        <w:r w:rsidR="00F16766">
          <w:t xml:space="preserve"> </w:t>
        </w:r>
      </w:ins>
      <w:r>
        <w:t xml:space="preserve">to enhance network security. A comprehensive literature review was conducted, followed by </w:t>
      </w:r>
      <w:del w:id="489" w:author="Dekan" w:date="2025-02-10T01:51:00Z">
        <w:r w:rsidDel="008E3266">
          <w:delText>experimental</w:delText>
        </w:r>
        <w:r w:rsidDel="008E3266">
          <w:rPr>
            <w:spacing w:val="80"/>
            <w:w w:val="150"/>
          </w:rPr>
          <w:delText xml:space="preserve">  </w:delText>
        </w:r>
        <w:r w:rsidDel="008E3266">
          <w:delText>evaluations</w:delText>
        </w:r>
      </w:del>
      <w:ins w:id="490" w:author="Dekan" w:date="2025-02-10T01:51:00Z">
        <w:r>
          <w:t>experimenta</w:t>
        </w:r>
      </w:ins>
      <w:ins w:id="491" w:author="Dekan" w:date="2025-02-10T02:19:00Z">
        <w:r w:rsidR="00F16766">
          <w:t xml:space="preserve">l evaluations </w:t>
        </w:r>
      </w:ins>
      <w:del w:id="492" w:author="Dekan" w:date="2025-02-10T02:19:00Z">
        <w:r w:rsidDel="00F16766">
          <w:rPr>
            <w:spacing w:val="80"/>
            <w:w w:val="150"/>
          </w:rPr>
          <w:delText xml:space="preserve">  </w:delText>
        </w:r>
      </w:del>
      <w:r>
        <w:t>using</w:t>
      </w:r>
      <w:r>
        <w:rPr>
          <w:spacing w:val="80"/>
          <w:w w:val="150"/>
        </w:rPr>
        <w:t xml:space="preserve"> </w:t>
      </w:r>
      <w:del w:id="493" w:author="Dekan" w:date="2025-02-10T02:19:00Z">
        <w:r w:rsidDel="00F16766">
          <w:rPr>
            <w:spacing w:val="80"/>
            <w:w w:val="150"/>
          </w:rPr>
          <w:delText xml:space="preserve"> </w:delText>
        </w:r>
      </w:del>
      <w:r>
        <w:t>UNSW-NB15,</w:t>
      </w:r>
      <w:r>
        <w:rPr>
          <w:spacing w:val="80"/>
          <w:w w:val="150"/>
        </w:rPr>
        <w:t xml:space="preserve"> </w:t>
      </w:r>
      <w:del w:id="494" w:author="Dekan" w:date="2025-02-10T02:19:00Z">
        <w:r w:rsidDel="00F16766">
          <w:rPr>
            <w:spacing w:val="80"/>
            <w:w w:val="150"/>
          </w:rPr>
          <w:delText xml:space="preserve"> </w:delText>
        </w:r>
      </w:del>
      <w:r>
        <w:t>NSL-KDD,</w:t>
      </w:r>
      <w:ins w:id="495" w:author="Dekan" w:date="2025-02-10T02:19:00Z">
        <w:r w:rsidR="00F16766">
          <w:rPr>
            <w:spacing w:val="80"/>
            <w:w w:val="150"/>
          </w:rPr>
          <w:t xml:space="preserve"> </w:t>
        </w:r>
      </w:ins>
      <w:del w:id="496" w:author="Dekan" w:date="2025-02-10T02:19:00Z">
        <w:r w:rsidDel="00F16766">
          <w:rPr>
            <w:spacing w:val="80"/>
            <w:w w:val="150"/>
          </w:rPr>
          <w:delText xml:space="preserve">  </w:delText>
        </w:r>
      </w:del>
      <w:r>
        <w:t xml:space="preserve">CICIDS2017, CIRA-CIC-DoHBrw2020, and CICIoT2023 datasets. Multiple ML algorithms, including Logistic Regression, </w:t>
      </w:r>
      <w:del w:id="497" w:author="Dekan" w:date="2025-02-10T02:19:00Z">
        <w:r w:rsidDel="00F16766">
          <w:delText>k-Nearest Neighbors (</w:delText>
        </w:r>
      </w:del>
      <w:del w:id="498" w:author="Dekan" w:date="2025-02-10T02:24:00Z">
        <w:r w:rsidDel="00F16766">
          <w:delText>kNN</w:delText>
        </w:r>
      </w:del>
      <w:ins w:id="499" w:author="Dekan" w:date="2025-02-10T02:24:00Z">
        <w:r w:rsidR="00F16766">
          <w:t>KNN</w:t>
        </w:r>
      </w:ins>
      <w:del w:id="500" w:author="Dekan" w:date="2025-02-10T02:19:00Z">
        <w:r w:rsidDel="00F16766">
          <w:delText>)</w:delText>
        </w:r>
      </w:del>
      <w:r>
        <w:t xml:space="preserve">, </w:t>
      </w:r>
      <w:del w:id="501" w:author="Dekan" w:date="2025-02-10T02:19:00Z">
        <w:r w:rsidDel="00F16766">
          <w:delText>Support Vector Machine (</w:delText>
        </w:r>
      </w:del>
      <w:r>
        <w:t>SVM</w:t>
      </w:r>
      <w:del w:id="502" w:author="Dekan" w:date="2025-02-10T02:19:00Z">
        <w:r w:rsidDel="00F16766">
          <w:delText>)</w:delText>
        </w:r>
      </w:del>
      <w:r>
        <w:t xml:space="preserve">, Decision Tree, Random Forest, Gradient Boosting, Gaussian Naïve Bayes, XGBoost, and </w:t>
      </w:r>
      <w:del w:id="503" w:author="Dekan" w:date="2025-02-10T01:54:00Z">
        <w:r w:rsidDel="008E3266">
          <w:delText>Multilayer Perceptron (MLP)</w:delText>
        </w:r>
      </w:del>
      <w:ins w:id="504" w:author="Dekan" w:date="2025-02-10T01:54:00Z">
        <w:r>
          <w:t>MLP</w:t>
        </w:r>
      </w:ins>
      <w:del w:id="505" w:author="Dekan" w:date="2025-02-10T02:54:00Z">
        <w:r w:rsidDel="00BC502A">
          <w:delText>,</w:delText>
        </w:r>
      </w:del>
      <w:r>
        <w:t xml:space="preserve"> were tested and analyzed using accuracy, recall, precision, and F1-score. The findings indicate that D</w:t>
      </w:r>
      <w:ins w:id="506" w:author="Dekan" w:date="2025-02-10T02:55:00Z">
        <w:r w:rsidR="00BC502A">
          <w:t>T</w:t>
        </w:r>
      </w:ins>
      <w:del w:id="507" w:author="Dekan" w:date="2025-02-10T02:55:00Z">
        <w:r w:rsidDel="00BC502A">
          <w:delText>ecision Tree</w:delText>
        </w:r>
      </w:del>
      <w:r>
        <w:t>, R</w:t>
      </w:r>
      <w:ins w:id="508" w:author="Dekan" w:date="2025-02-10T02:55:00Z">
        <w:r w:rsidR="00BC502A">
          <w:t>F</w:t>
        </w:r>
      </w:ins>
      <w:del w:id="509" w:author="Dekan" w:date="2025-02-10T02:55:00Z">
        <w:r w:rsidDel="00BC502A">
          <w:delText>andom Forest,</w:delText>
        </w:r>
      </w:del>
      <w:ins w:id="510" w:author="Dekan" w:date="2025-02-10T02:55:00Z">
        <w:r w:rsidR="00BC502A">
          <w:t>,</w:t>
        </w:r>
      </w:ins>
      <w:r>
        <w:t xml:space="preserve"> G</w:t>
      </w:r>
      <w:ins w:id="511" w:author="Dekan" w:date="2025-02-10T02:55:00Z">
        <w:r w:rsidR="00BC502A">
          <w:t>B</w:t>
        </w:r>
      </w:ins>
      <w:del w:id="512" w:author="Dekan" w:date="2025-02-10T02:55:00Z">
        <w:r w:rsidDel="00BC502A">
          <w:delText>radient Boosting</w:delText>
        </w:r>
      </w:del>
      <w:r>
        <w:t xml:space="preserve">, and </w:t>
      </w:r>
      <w:del w:id="513" w:author="Dekan" w:date="2025-02-10T02:24:00Z">
        <w:r w:rsidDel="00F16766">
          <w:delText>kNN</w:delText>
        </w:r>
      </w:del>
      <w:ins w:id="514" w:author="Dekan" w:date="2025-02-10T02:24:00Z">
        <w:r w:rsidR="00F16766">
          <w:t>KNN</w:t>
        </w:r>
      </w:ins>
      <w:r>
        <w:t xml:space="preserve"> models achieved high accuracy and reliability. The integration of XAI methods, specifically LIME and SHAP, provided critical insights into the decision-making mechanisms of IDS models, improving transparency and interpretability. These techniques facilitated the identification of key features influencing attack detection,</w:t>
      </w:r>
      <w:r>
        <w:rPr>
          <w:spacing w:val="-3"/>
        </w:rPr>
        <w:t xml:space="preserve"> </w:t>
      </w:r>
      <w:r>
        <w:t>contributing</w:t>
      </w:r>
      <w:r>
        <w:rPr>
          <w:spacing w:val="-3"/>
        </w:rPr>
        <w:t xml:space="preserve"> </w:t>
      </w:r>
      <w:r>
        <w:t>to</w:t>
      </w:r>
      <w:r>
        <w:rPr>
          <w:spacing w:val="-3"/>
        </w:rPr>
        <w:t xml:space="preserve"> </w:t>
      </w:r>
      <w:r>
        <w:t>the</w:t>
      </w:r>
      <w:r>
        <w:rPr>
          <w:spacing w:val="-3"/>
        </w:rPr>
        <w:t xml:space="preserve"> </w:t>
      </w:r>
      <w:r>
        <w:t>development</w:t>
      </w:r>
      <w:r>
        <w:rPr>
          <w:spacing w:val="-3"/>
        </w:rPr>
        <w:t xml:space="preserve"> </w:t>
      </w:r>
      <w:r>
        <w:t>of more trustworthy and effective cybersecurity solutions.</w:t>
      </w:r>
    </w:p>
    <w:p w14:paraId="55F39BCA" w14:textId="77777777" w:rsidR="005A2A7E" w:rsidRDefault="005A2A7E">
      <w:pPr>
        <w:pStyle w:val="GvdeMetni"/>
        <w:spacing w:line="276" w:lineRule="auto"/>
        <w:jc w:val="both"/>
        <w:sectPr w:rsidR="005A2A7E">
          <w:pgSz w:w="11920" w:h="16840"/>
          <w:pgMar w:top="1380" w:right="1275" w:bottom="280" w:left="1275" w:header="720" w:footer="720" w:gutter="0"/>
          <w:cols w:space="720"/>
        </w:sectPr>
      </w:pPr>
    </w:p>
    <w:p w14:paraId="7DAC7077" w14:textId="77777777" w:rsidR="005A2A7E" w:rsidRDefault="008E3266">
      <w:pPr>
        <w:pStyle w:val="GvdeMetni"/>
        <w:spacing w:before="60" w:line="276" w:lineRule="auto"/>
        <w:ind w:right="177"/>
        <w:jc w:val="both"/>
      </w:pPr>
      <w:r>
        <w:t>This study underscores the effectiveness of ML and XAI in</w:t>
      </w:r>
      <w:r>
        <w:rPr>
          <w:spacing w:val="-3"/>
        </w:rPr>
        <w:t xml:space="preserve"> </w:t>
      </w:r>
      <w:r>
        <w:t>detecting</w:t>
      </w:r>
      <w:r>
        <w:rPr>
          <w:spacing w:val="-3"/>
        </w:rPr>
        <w:t xml:space="preserve"> </w:t>
      </w:r>
      <w:r>
        <w:t>network</w:t>
      </w:r>
      <w:r>
        <w:rPr>
          <w:spacing w:val="-3"/>
        </w:rPr>
        <w:t xml:space="preserve"> </w:t>
      </w:r>
      <w:r>
        <w:t>vulnerabilities and highlights their role in improving IDS transparency. Future research should focus on expanding datasets and exploring more advanced</w:t>
      </w:r>
      <w:r>
        <w:rPr>
          <w:spacing w:val="-3"/>
        </w:rPr>
        <w:t xml:space="preserve"> </w:t>
      </w:r>
      <w:r>
        <w:t>techniques</w:t>
      </w:r>
      <w:r>
        <w:rPr>
          <w:spacing w:val="-3"/>
        </w:rPr>
        <w:t xml:space="preserve"> </w:t>
      </w:r>
      <w:r>
        <w:t>to</w:t>
      </w:r>
      <w:r>
        <w:rPr>
          <w:spacing w:val="-3"/>
        </w:rPr>
        <w:t xml:space="preserve"> </w:t>
      </w:r>
      <w:r>
        <w:t>further</w:t>
      </w:r>
      <w:r>
        <w:rPr>
          <w:spacing w:val="-3"/>
        </w:rPr>
        <w:t xml:space="preserve"> </w:t>
      </w:r>
      <w:r>
        <w:t>enhance</w:t>
      </w:r>
      <w:r>
        <w:rPr>
          <w:spacing w:val="-3"/>
        </w:rPr>
        <w:t xml:space="preserve"> </w:t>
      </w:r>
      <w:r>
        <w:t xml:space="preserve">cybersecurity measures. In particular, </w:t>
      </w:r>
      <w:del w:id="515" w:author="Dekan" w:date="2025-02-10T02:12:00Z">
        <w:r w:rsidDel="00AA3356">
          <w:delText>Deep Learning (DL)</w:delText>
        </w:r>
      </w:del>
      <w:ins w:id="516" w:author="Dekan" w:date="2025-02-10T02:12:00Z">
        <w:r w:rsidR="00AA3356">
          <w:t>DL</w:t>
        </w:r>
      </w:ins>
      <w:r>
        <w:t xml:space="preserve"> models, including </w:t>
      </w:r>
      <w:del w:id="517" w:author="Dekan" w:date="2025-02-10T02:21:00Z">
        <w:r w:rsidDel="00F16766">
          <w:delText>Deep Neural Networks (</w:delText>
        </w:r>
      </w:del>
      <w:r>
        <w:t>DNN</w:t>
      </w:r>
      <w:del w:id="518" w:author="Dekan" w:date="2025-02-10T02:21:00Z">
        <w:r w:rsidDel="00F16766">
          <w:delText>)</w:delText>
        </w:r>
      </w:del>
      <w:r>
        <w:t xml:space="preserve">, </w:t>
      </w:r>
      <w:del w:id="519" w:author="Dekan" w:date="2025-02-10T02:21:00Z">
        <w:r w:rsidDel="00F16766">
          <w:delText>Recurrent Neural Networks (</w:delText>
        </w:r>
      </w:del>
      <w:r>
        <w:t>RNN</w:t>
      </w:r>
      <w:del w:id="520" w:author="Dekan" w:date="2025-02-10T02:21:00Z">
        <w:r w:rsidDel="00F16766">
          <w:delText>)</w:delText>
        </w:r>
      </w:del>
      <w:r>
        <w:t xml:space="preserve">, and </w:t>
      </w:r>
      <w:del w:id="521" w:author="Dekan" w:date="2025-02-10T02:20:00Z">
        <w:r w:rsidDel="00F16766">
          <w:delText>Convolutional Neural Networks (</w:delText>
        </w:r>
      </w:del>
      <w:r>
        <w:t>CNN</w:t>
      </w:r>
      <w:del w:id="522" w:author="Dekan" w:date="2025-02-10T02:20:00Z">
        <w:r w:rsidDel="00F16766">
          <w:delText>)</w:delText>
        </w:r>
      </w:del>
      <w:del w:id="523" w:author="Dekan" w:date="2025-02-10T02:54:00Z">
        <w:r w:rsidDel="00BF0FAE">
          <w:delText>,</w:delText>
        </w:r>
      </w:del>
      <w:r>
        <w:t xml:space="preserve"> provide promising opportunities for detecting more advanced and hard-to-detect cyber</w:t>
      </w:r>
      <w:r>
        <w:rPr>
          <w:spacing w:val="40"/>
        </w:rPr>
        <w:t xml:space="preserve"> </w:t>
      </w:r>
      <w:r>
        <w:t>threats. Investigating these models on large-scale datasets will provide deeper insights into improving IDS performance, reinforcing network security in increasingly complex digital environments. This research serves as a foundation for future advancements in AI-driven cybersecurity, emphasizing the importance of explainability, model reliability, and adaptability in modern IDS frameworks.</w:t>
      </w:r>
    </w:p>
    <w:p w14:paraId="5B638E7F" w14:textId="77777777" w:rsidR="005A2A7E" w:rsidRDefault="008E3266">
      <w:pPr>
        <w:pStyle w:val="Balk1"/>
        <w:ind w:left="141" w:firstLine="0"/>
      </w:pPr>
      <w:r>
        <w:rPr>
          <w:spacing w:val="-2"/>
        </w:rPr>
        <w:t>Declaration</w:t>
      </w:r>
    </w:p>
    <w:p w14:paraId="155E955A" w14:textId="77777777" w:rsidR="005A2A7E" w:rsidRDefault="008E3266">
      <w:pPr>
        <w:pStyle w:val="GvdeMetni"/>
        <w:spacing w:before="147"/>
        <w:ind w:right="177"/>
        <w:jc w:val="both"/>
      </w:pPr>
      <w:r>
        <w:t xml:space="preserve">This is to confirm that this manuscript has not been published elsewhere and is not under consideration by any other journal. All authors have approved the manuscript, including the full text and the number of figures/tables, and have declared that there are no conflicts of </w:t>
      </w:r>
      <w:r>
        <w:rPr>
          <w:spacing w:val="-2"/>
        </w:rPr>
        <w:t>interest.</w:t>
      </w:r>
    </w:p>
    <w:p w14:paraId="689450CB" w14:textId="77777777" w:rsidR="005A2A7E" w:rsidRDefault="008E3266">
      <w:pPr>
        <w:pStyle w:val="Balk1"/>
        <w:ind w:left="141" w:firstLine="0"/>
      </w:pPr>
      <w:r>
        <w:rPr>
          <w:spacing w:val="-2"/>
        </w:rPr>
        <w:t>Acknowledgment</w:t>
      </w:r>
    </w:p>
    <w:p w14:paraId="1CEC774E" w14:textId="77777777" w:rsidR="005A2A7E" w:rsidRDefault="008E3266">
      <w:pPr>
        <w:pStyle w:val="GvdeMetni"/>
        <w:spacing w:before="133"/>
      </w:pPr>
      <w:r>
        <w:t>This</w:t>
      </w:r>
      <w:r>
        <w:rPr>
          <w:spacing w:val="40"/>
        </w:rPr>
        <w:t xml:space="preserve"> </w:t>
      </w:r>
      <w:r>
        <w:t>study</w:t>
      </w:r>
      <w:r>
        <w:rPr>
          <w:spacing w:val="40"/>
        </w:rPr>
        <w:t xml:space="preserve"> </w:t>
      </w:r>
      <w:r>
        <w:t>was</w:t>
      </w:r>
      <w:r>
        <w:rPr>
          <w:spacing w:val="40"/>
        </w:rPr>
        <w:t xml:space="preserve"> </w:t>
      </w:r>
      <w:r>
        <w:t>supported</w:t>
      </w:r>
      <w:r>
        <w:rPr>
          <w:spacing w:val="40"/>
        </w:rPr>
        <w:t xml:space="preserve"> </w:t>
      </w:r>
      <w:r>
        <w:t>by</w:t>
      </w:r>
      <w:r>
        <w:rPr>
          <w:spacing w:val="40"/>
        </w:rPr>
        <w:t xml:space="preserve"> </w:t>
      </w:r>
      <w:r>
        <w:t>the</w:t>
      </w:r>
      <w:r>
        <w:rPr>
          <w:spacing w:val="27"/>
        </w:rPr>
        <w:t xml:space="preserve"> </w:t>
      </w:r>
      <w:r>
        <w:t>Scientific</w:t>
      </w:r>
      <w:r>
        <w:rPr>
          <w:spacing w:val="27"/>
        </w:rPr>
        <w:t xml:space="preserve"> </w:t>
      </w:r>
      <w:r>
        <w:t>Research</w:t>
      </w:r>
      <w:r>
        <w:rPr>
          <w:spacing w:val="27"/>
        </w:rPr>
        <w:t xml:space="preserve"> </w:t>
      </w:r>
      <w:r>
        <w:t>Projects</w:t>
      </w:r>
      <w:r>
        <w:rPr>
          <w:spacing w:val="27"/>
        </w:rPr>
        <w:t xml:space="preserve"> </w:t>
      </w:r>
      <w:r>
        <w:t>Coordination</w:t>
      </w:r>
      <w:r>
        <w:rPr>
          <w:spacing w:val="27"/>
        </w:rPr>
        <w:t xml:space="preserve"> </w:t>
      </w:r>
      <w:r>
        <w:t>Unit</w:t>
      </w:r>
      <w:r>
        <w:rPr>
          <w:spacing w:val="27"/>
        </w:rPr>
        <w:t xml:space="preserve"> </w:t>
      </w:r>
      <w:r>
        <w:t>(BAP)</w:t>
      </w:r>
      <w:r>
        <w:rPr>
          <w:spacing w:val="27"/>
        </w:rPr>
        <w:t xml:space="preserve"> </w:t>
      </w:r>
      <w:r>
        <w:t>of Gazi University, under grant number FGA-2022-8043.</w:t>
      </w:r>
    </w:p>
    <w:p w14:paraId="36A9B2F8" w14:textId="77777777" w:rsidR="005A2A7E" w:rsidRDefault="008E3266">
      <w:pPr>
        <w:pStyle w:val="Balk1"/>
        <w:ind w:left="141" w:firstLine="0"/>
      </w:pPr>
      <w:r>
        <w:rPr>
          <w:spacing w:val="-2"/>
        </w:rPr>
        <w:t>References</w:t>
      </w:r>
    </w:p>
    <w:p w14:paraId="2743A073" w14:textId="77777777" w:rsidR="005A2A7E" w:rsidRDefault="008E3266">
      <w:pPr>
        <w:pStyle w:val="ListeParagraf"/>
        <w:numPr>
          <w:ilvl w:val="0"/>
          <w:numId w:val="1"/>
        </w:numPr>
        <w:tabs>
          <w:tab w:val="left" w:pos="861"/>
        </w:tabs>
        <w:spacing w:before="242"/>
        <w:ind w:left="861"/>
        <w:jc w:val="both"/>
        <w:rPr>
          <w:sz w:val="24"/>
        </w:rPr>
      </w:pPr>
      <w:r>
        <w:t>Fuchsberger,</w:t>
      </w:r>
      <w:r>
        <w:rPr>
          <w:spacing w:val="53"/>
          <w:w w:val="150"/>
        </w:rPr>
        <w:t xml:space="preserve"> </w:t>
      </w:r>
      <w:r>
        <w:t>A.</w:t>
      </w:r>
      <w:r>
        <w:rPr>
          <w:spacing w:val="53"/>
          <w:w w:val="150"/>
        </w:rPr>
        <w:t xml:space="preserve"> </w:t>
      </w:r>
      <w:r>
        <w:t>(2005).</w:t>
      </w:r>
      <w:r>
        <w:rPr>
          <w:spacing w:val="53"/>
          <w:w w:val="150"/>
        </w:rPr>
        <w:t xml:space="preserve"> </w:t>
      </w:r>
      <w:r>
        <w:t>Intrusion</w:t>
      </w:r>
      <w:r>
        <w:rPr>
          <w:spacing w:val="53"/>
          <w:w w:val="150"/>
        </w:rPr>
        <w:t xml:space="preserve"> </w:t>
      </w:r>
      <w:r>
        <w:t>detection</w:t>
      </w:r>
      <w:r>
        <w:rPr>
          <w:spacing w:val="54"/>
          <w:w w:val="150"/>
        </w:rPr>
        <w:t xml:space="preserve"> </w:t>
      </w:r>
      <w:r>
        <w:t>systems</w:t>
      </w:r>
      <w:r>
        <w:rPr>
          <w:spacing w:val="66"/>
        </w:rPr>
        <w:t xml:space="preserve"> </w:t>
      </w:r>
      <w:r>
        <w:t>and</w:t>
      </w:r>
      <w:r>
        <w:rPr>
          <w:spacing w:val="67"/>
        </w:rPr>
        <w:t xml:space="preserve"> </w:t>
      </w:r>
      <w:r>
        <w:t>intrusion</w:t>
      </w:r>
      <w:r>
        <w:rPr>
          <w:spacing w:val="66"/>
        </w:rPr>
        <w:t xml:space="preserve"> </w:t>
      </w:r>
      <w:r>
        <w:t>prevention</w:t>
      </w:r>
      <w:r>
        <w:rPr>
          <w:spacing w:val="67"/>
        </w:rPr>
        <w:t xml:space="preserve"> </w:t>
      </w:r>
      <w:r>
        <w:rPr>
          <w:spacing w:val="-2"/>
        </w:rPr>
        <w:t>systems.</w:t>
      </w:r>
    </w:p>
    <w:p w14:paraId="686F12C6" w14:textId="77777777" w:rsidR="005A2A7E" w:rsidRDefault="008E3266">
      <w:pPr>
        <w:spacing w:before="41"/>
        <w:ind w:left="861"/>
        <w:jc w:val="both"/>
      </w:pPr>
      <w:r>
        <w:rPr>
          <w:i/>
        </w:rPr>
        <w:t>Information</w:t>
      </w:r>
      <w:r>
        <w:rPr>
          <w:i/>
          <w:spacing w:val="-13"/>
        </w:rPr>
        <w:t xml:space="preserve"> </w:t>
      </w:r>
      <w:r>
        <w:rPr>
          <w:i/>
        </w:rPr>
        <w:t>Security</w:t>
      </w:r>
      <w:r>
        <w:rPr>
          <w:i/>
          <w:spacing w:val="-13"/>
        </w:rPr>
        <w:t xml:space="preserve"> </w:t>
      </w:r>
      <w:r>
        <w:rPr>
          <w:i/>
        </w:rPr>
        <w:t>Technical</w:t>
      </w:r>
      <w:r>
        <w:rPr>
          <w:i/>
          <w:spacing w:val="-13"/>
        </w:rPr>
        <w:t xml:space="preserve"> </w:t>
      </w:r>
      <w:r>
        <w:rPr>
          <w:i/>
        </w:rPr>
        <w:t>Report</w:t>
      </w:r>
      <w:r>
        <w:t>,</w:t>
      </w:r>
      <w:r>
        <w:rPr>
          <w:spacing w:val="-13"/>
        </w:rPr>
        <w:t xml:space="preserve"> </w:t>
      </w:r>
      <w:r>
        <w:rPr>
          <w:i/>
        </w:rPr>
        <w:t>10</w:t>
      </w:r>
      <w:r>
        <w:t>(3),</w:t>
      </w:r>
      <w:r>
        <w:rPr>
          <w:spacing w:val="-13"/>
        </w:rPr>
        <w:t xml:space="preserve"> </w:t>
      </w:r>
      <w:r>
        <w:t>134-</w:t>
      </w:r>
      <w:r>
        <w:rPr>
          <w:spacing w:val="-4"/>
        </w:rPr>
        <w:t>139.</w:t>
      </w:r>
    </w:p>
    <w:p w14:paraId="08301C36" w14:textId="77777777" w:rsidR="005A2A7E" w:rsidRDefault="008E3266">
      <w:pPr>
        <w:pStyle w:val="ListeParagraf"/>
        <w:numPr>
          <w:ilvl w:val="0"/>
          <w:numId w:val="1"/>
        </w:numPr>
        <w:tabs>
          <w:tab w:val="left" w:pos="861"/>
        </w:tabs>
        <w:spacing w:before="38" w:line="276" w:lineRule="auto"/>
        <w:ind w:left="861" w:right="190"/>
        <w:jc w:val="both"/>
        <w:rPr>
          <w:sz w:val="24"/>
        </w:rPr>
      </w:pPr>
      <w:r>
        <w:t xml:space="preserve">Denning, D. E. (1987). An intrusion-detection model. </w:t>
      </w:r>
      <w:r>
        <w:rPr>
          <w:i/>
        </w:rPr>
        <w:t>IEEE Transactions on software engineering</w:t>
      </w:r>
      <w:r>
        <w:t>, (2), 222-232.</w:t>
      </w:r>
    </w:p>
    <w:p w14:paraId="38B6F4C5" w14:textId="77777777" w:rsidR="005A2A7E" w:rsidRDefault="008E3266">
      <w:pPr>
        <w:pStyle w:val="ListeParagraf"/>
        <w:numPr>
          <w:ilvl w:val="0"/>
          <w:numId w:val="1"/>
        </w:numPr>
        <w:tabs>
          <w:tab w:val="left" w:pos="861"/>
        </w:tabs>
        <w:ind w:left="861"/>
        <w:jc w:val="both"/>
        <w:rPr>
          <w:sz w:val="24"/>
        </w:rPr>
      </w:pPr>
      <w:r>
        <w:t>Roesch,</w:t>
      </w:r>
      <w:r>
        <w:rPr>
          <w:spacing w:val="22"/>
        </w:rPr>
        <w:t xml:space="preserve"> </w:t>
      </w:r>
      <w:r>
        <w:t>M.</w:t>
      </w:r>
      <w:r>
        <w:rPr>
          <w:spacing w:val="23"/>
        </w:rPr>
        <w:t xml:space="preserve"> </w:t>
      </w:r>
      <w:r>
        <w:t>(1999,</w:t>
      </w:r>
      <w:r>
        <w:rPr>
          <w:spacing w:val="23"/>
        </w:rPr>
        <w:t xml:space="preserve"> </w:t>
      </w:r>
      <w:r>
        <w:t>November).</w:t>
      </w:r>
      <w:r>
        <w:rPr>
          <w:spacing w:val="23"/>
        </w:rPr>
        <w:t xml:space="preserve"> </w:t>
      </w:r>
      <w:r>
        <w:t>Snort:</w:t>
      </w:r>
      <w:r>
        <w:rPr>
          <w:spacing w:val="22"/>
        </w:rPr>
        <w:t xml:space="preserve"> </w:t>
      </w:r>
      <w:r>
        <w:t>Lightweight</w:t>
      </w:r>
      <w:r>
        <w:rPr>
          <w:spacing w:val="23"/>
        </w:rPr>
        <w:t xml:space="preserve"> </w:t>
      </w:r>
      <w:r>
        <w:t>intrusion</w:t>
      </w:r>
      <w:r>
        <w:rPr>
          <w:spacing w:val="9"/>
        </w:rPr>
        <w:t xml:space="preserve"> </w:t>
      </w:r>
      <w:r>
        <w:t>detection</w:t>
      </w:r>
      <w:r>
        <w:rPr>
          <w:spacing w:val="9"/>
        </w:rPr>
        <w:t xml:space="preserve"> </w:t>
      </w:r>
      <w:r>
        <w:t>for</w:t>
      </w:r>
      <w:r>
        <w:rPr>
          <w:spacing w:val="9"/>
        </w:rPr>
        <w:t xml:space="preserve"> </w:t>
      </w:r>
      <w:r>
        <w:t>networks.</w:t>
      </w:r>
      <w:r>
        <w:rPr>
          <w:spacing w:val="9"/>
        </w:rPr>
        <w:t xml:space="preserve"> </w:t>
      </w:r>
      <w:r>
        <w:t>In</w:t>
      </w:r>
      <w:r>
        <w:rPr>
          <w:spacing w:val="9"/>
        </w:rPr>
        <w:t xml:space="preserve"> </w:t>
      </w:r>
      <w:r>
        <w:rPr>
          <w:i/>
          <w:spacing w:val="-4"/>
        </w:rPr>
        <w:t>Lisa</w:t>
      </w:r>
    </w:p>
    <w:p w14:paraId="5DD90966" w14:textId="77777777" w:rsidR="005A2A7E" w:rsidRDefault="008E3266">
      <w:pPr>
        <w:spacing w:before="41"/>
        <w:ind w:left="861"/>
        <w:jc w:val="both"/>
      </w:pPr>
      <w:r>
        <w:t>(Vol.</w:t>
      </w:r>
      <w:r>
        <w:rPr>
          <w:spacing w:val="-10"/>
        </w:rPr>
        <w:t xml:space="preserve"> </w:t>
      </w:r>
      <w:r>
        <w:t>99,</w:t>
      </w:r>
      <w:r>
        <w:rPr>
          <w:spacing w:val="-10"/>
        </w:rPr>
        <w:t xml:space="preserve"> </w:t>
      </w:r>
      <w:r>
        <w:t>No.</w:t>
      </w:r>
      <w:r>
        <w:rPr>
          <w:spacing w:val="-9"/>
        </w:rPr>
        <w:t xml:space="preserve"> </w:t>
      </w:r>
      <w:r>
        <w:t>1,</w:t>
      </w:r>
      <w:r>
        <w:rPr>
          <w:spacing w:val="-10"/>
        </w:rPr>
        <w:t xml:space="preserve"> </w:t>
      </w:r>
      <w:r>
        <w:t>pp.</w:t>
      </w:r>
      <w:r>
        <w:rPr>
          <w:spacing w:val="-9"/>
        </w:rPr>
        <w:t xml:space="preserve"> </w:t>
      </w:r>
      <w:r>
        <w:t>229-</w:t>
      </w:r>
      <w:r>
        <w:rPr>
          <w:spacing w:val="-4"/>
        </w:rPr>
        <w:t>238).</w:t>
      </w:r>
    </w:p>
    <w:p w14:paraId="6A4A741B" w14:textId="77777777" w:rsidR="005A2A7E" w:rsidRDefault="008E3266">
      <w:pPr>
        <w:pStyle w:val="ListeParagraf"/>
        <w:numPr>
          <w:ilvl w:val="0"/>
          <w:numId w:val="1"/>
        </w:numPr>
        <w:tabs>
          <w:tab w:val="left" w:pos="861"/>
        </w:tabs>
        <w:spacing w:before="38" w:line="276" w:lineRule="auto"/>
        <w:ind w:left="861" w:right="186"/>
        <w:jc w:val="both"/>
        <w:rPr>
          <w:sz w:val="24"/>
        </w:rPr>
      </w:pPr>
      <w:r>
        <w:t xml:space="preserve">Javaid, A., Niyaz, Q., Sun, W., &amp; Alam, M. (2016, May). A deep learning approach for network intrusion detection system. In </w:t>
      </w:r>
      <w:r>
        <w:rPr>
          <w:i/>
        </w:rPr>
        <w:t xml:space="preserve">Proceedings of the 9th EAI International Conference on Bio-inspired Information and Communications Technologies (formerly BIONETICS) </w:t>
      </w:r>
      <w:r>
        <w:t xml:space="preserve">(pp. </w:t>
      </w:r>
      <w:r>
        <w:rPr>
          <w:spacing w:val="-2"/>
        </w:rPr>
        <w:t>21-26).</w:t>
      </w:r>
    </w:p>
    <w:p w14:paraId="455518C8" w14:textId="77777777" w:rsidR="005A2A7E" w:rsidRDefault="008E3266">
      <w:pPr>
        <w:pStyle w:val="ListeParagraf"/>
        <w:numPr>
          <w:ilvl w:val="0"/>
          <w:numId w:val="1"/>
        </w:numPr>
        <w:tabs>
          <w:tab w:val="left" w:pos="861"/>
        </w:tabs>
        <w:spacing w:line="276" w:lineRule="auto"/>
        <w:ind w:left="861" w:right="180"/>
        <w:jc w:val="both"/>
        <w:rPr>
          <w:sz w:val="24"/>
        </w:rPr>
      </w:pPr>
      <w:r>
        <w:t>Aldweesh,</w:t>
      </w:r>
      <w:r>
        <w:rPr>
          <w:spacing w:val="40"/>
        </w:rPr>
        <w:t xml:space="preserve"> </w:t>
      </w:r>
      <w:r>
        <w:t>A.,</w:t>
      </w:r>
      <w:r>
        <w:rPr>
          <w:spacing w:val="40"/>
        </w:rPr>
        <w:t xml:space="preserve"> </w:t>
      </w:r>
      <w:r>
        <w:t>Derhab,</w:t>
      </w:r>
      <w:r>
        <w:rPr>
          <w:spacing w:val="40"/>
        </w:rPr>
        <w:t xml:space="preserve"> </w:t>
      </w:r>
      <w:r>
        <w:t>A.,</w:t>
      </w:r>
      <w:r>
        <w:rPr>
          <w:spacing w:val="40"/>
        </w:rPr>
        <w:t xml:space="preserve"> </w:t>
      </w:r>
      <w:r>
        <w:t>&amp;</w:t>
      </w:r>
      <w:r>
        <w:rPr>
          <w:spacing w:val="40"/>
        </w:rPr>
        <w:t xml:space="preserve"> </w:t>
      </w:r>
      <w:r>
        <w:t>Emam,</w:t>
      </w:r>
      <w:r>
        <w:rPr>
          <w:spacing w:val="40"/>
        </w:rPr>
        <w:t xml:space="preserve"> </w:t>
      </w:r>
      <w:r>
        <w:t>A.</w:t>
      </w:r>
      <w:r>
        <w:rPr>
          <w:spacing w:val="40"/>
        </w:rPr>
        <w:t xml:space="preserve"> </w:t>
      </w:r>
      <w:r>
        <w:t>Z.</w:t>
      </w:r>
      <w:r>
        <w:rPr>
          <w:spacing w:val="40"/>
        </w:rPr>
        <w:t xml:space="preserve"> </w:t>
      </w:r>
      <w:r>
        <w:t>(2020).</w:t>
      </w:r>
      <w:r>
        <w:rPr>
          <w:spacing w:val="40"/>
        </w:rPr>
        <w:t xml:space="preserve"> </w:t>
      </w:r>
      <w:r>
        <w:t>Deep</w:t>
      </w:r>
      <w:r>
        <w:rPr>
          <w:spacing w:val="40"/>
        </w:rPr>
        <w:t xml:space="preserve"> </w:t>
      </w:r>
      <w:r>
        <w:t>learning</w:t>
      </w:r>
      <w:r>
        <w:rPr>
          <w:spacing w:val="40"/>
        </w:rPr>
        <w:t xml:space="preserve"> </w:t>
      </w:r>
      <w:r>
        <w:t>approaches</w:t>
      </w:r>
      <w:r>
        <w:rPr>
          <w:spacing w:val="40"/>
        </w:rPr>
        <w:t xml:space="preserve"> </w:t>
      </w:r>
      <w:r>
        <w:t>for anomaly-based intrusion detection systems: A survey, taxonomy, and open issues.</w:t>
      </w:r>
      <w:r>
        <w:rPr>
          <w:spacing w:val="40"/>
        </w:rPr>
        <w:t xml:space="preserve"> </w:t>
      </w:r>
      <w:r>
        <w:rPr>
          <w:i/>
        </w:rPr>
        <w:t>Knowledge-Based Systems</w:t>
      </w:r>
      <w:r>
        <w:t xml:space="preserve">, </w:t>
      </w:r>
      <w:r>
        <w:rPr>
          <w:i/>
        </w:rPr>
        <w:t>189</w:t>
      </w:r>
      <w:r>
        <w:t>, 105124.</w:t>
      </w:r>
    </w:p>
    <w:p w14:paraId="6CA49CDA" w14:textId="77777777" w:rsidR="005A2A7E" w:rsidRDefault="008E3266">
      <w:pPr>
        <w:pStyle w:val="ListeParagraf"/>
        <w:numPr>
          <w:ilvl w:val="0"/>
          <w:numId w:val="1"/>
        </w:numPr>
        <w:tabs>
          <w:tab w:val="left" w:pos="861"/>
        </w:tabs>
        <w:spacing w:line="276" w:lineRule="auto"/>
        <w:ind w:left="861" w:right="187"/>
        <w:jc w:val="both"/>
        <w:rPr>
          <w:sz w:val="24"/>
        </w:rPr>
      </w:pPr>
      <w:r>
        <w:t xml:space="preserve">Karatas, G., Demir, O., &amp; Sahingoz, O. K. (2018, December). Deep learning in intrusion detection systems. In </w:t>
      </w:r>
      <w:r>
        <w:rPr>
          <w:i/>
        </w:rPr>
        <w:t>2018 International Congress on Big Data,</w:t>
      </w:r>
      <w:r>
        <w:rPr>
          <w:i/>
          <w:spacing w:val="-4"/>
        </w:rPr>
        <w:t xml:space="preserve"> </w:t>
      </w:r>
      <w:r>
        <w:rPr>
          <w:i/>
        </w:rPr>
        <w:t>Deep</w:t>
      </w:r>
      <w:r>
        <w:rPr>
          <w:i/>
          <w:spacing w:val="-4"/>
        </w:rPr>
        <w:t xml:space="preserve"> </w:t>
      </w:r>
      <w:r>
        <w:rPr>
          <w:i/>
        </w:rPr>
        <w:t>Learning</w:t>
      </w:r>
      <w:r>
        <w:rPr>
          <w:i/>
          <w:spacing w:val="-4"/>
        </w:rPr>
        <w:t xml:space="preserve"> </w:t>
      </w:r>
      <w:r>
        <w:rPr>
          <w:i/>
        </w:rPr>
        <w:t>and</w:t>
      </w:r>
      <w:r>
        <w:rPr>
          <w:i/>
          <w:spacing w:val="-4"/>
        </w:rPr>
        <w:t xml:space="preserve"> </w:t>
      </w:r>
      <w:r>
        <w:rPr>
          <w:i/>
        </w:rPr>
        <w:t xml:space="preserve">Fighting Cyber Terrorism (IBIGDELFT) </w:t>
      </w:r>
      <w:r>
        <w:t>(pp. 113-116). IEEE.</w:t>
      </w:r>
    </w:p>
    <w:p w14:paraId="02223C21" w14:textId="77777777" w:rsidR="005A2A7E" w:rsidRDefault="008E3266">
      <w:pPr>
        <w:pStyle w:val="ListeParagraf"/>
        <w:numPr>
          <w:ilvl w:val="0"/>
          <w:numId w:val="1"/>
        </w:numPr>
        <w:tabs>
          <w:tab w:val="left" w:pos="861"/>
        </w:tabs>
        <w:spacing w:line="276" w:lineRule="auto"/>
        <w:ind w:left="861" w:right="191"/>
        <w:jc w:val="both"/>
        <w:rPr>
          <w:sz w:val="24"/>
        </w:rPr>
      </w:pPr>
      <w:r>
        <w:t xml:space="preserve">Thakkar, A., &amp; Lohiya, R. (2020). A review of the advancement in intrusion detection datasets. </w:t>
      </w:r>
      <w:r>
        <w:rPr>
          <w:i/>
        </w:rPr>
        <w:t>Procedia Computer Science</w:t>
      </w:r>
      <w:r>
        <w:t xml:space="preserve">, </w:t>
      </w:r>
      <w:r>
        <w:rPr>
          <w:i/>
        </w:rPr>
        <w:t>167</w:t>
      </w:r>
      <w:r>
        <w:t>, 636-645.</w:t>
      </w:r>
    </w:p>
    <w:p w14:paraId="766964E0" w14:textId="77777777" w:rsidR="005A2A7E" w:rsidRDefault="008E3266">
      <w:pPr>
        <w:pStyle w:val="ListeParagraf"/>
        <w:numPr>
          <w:ilvl w:val="0"/>
          <w:numId w:val="1"/>
        </w:numPr>
        <w:tabs>
          <w:tab w:val="left" w:pos="861"/>
        </w:tabs>
        <w:spacing w:line="276" w:lineRule="auto"/>
        <w:ind w:left="861" w:right="184"/>
        <w:jc w:val="both"/>
        <w:rPr>
          <w:sz w:val="24"/>
        </w:rPr>
      </w:pPr>
      <w:r>
        <w:t>Neupane, S., Ables, J., Anderson, W., Mittal, S., Rahimi, S., Banicescu, I., &amp; Seale, M. (2022). Explainable intrusion detection systems (x-ids): A survey of current methods, challenges, and opportunities. IEEE Access, 10, 112392-112415.</w:t>
      </w:r>
    </w:p>
    <w:p w14:paraId="444FC9A2" w14:textId="77777777" w:rsidR="005A2A7E" w:rsidRDefault="008E3266">
      <w:pPr>
        <w:pStyle w:val="ListeParagraf"/>
        <w:numPr>
          <w:ilvl w:val="0"/>
          <w:numId w:val="1"/>
        </w:numPr>
        <w:tabs>
          <w:tab w:val="left" w:pos="861"/>
        </w:tabs>
        <w:ind w:left="861"/>
        <w:jc w:val="both"/>
        <w:rPr>
          <w:sz w:val="24"/>
        </w:rPr>
      </w:pPr>
      <w:r>
        <w:t>Thakkar,</w:t>
      </w:r>
      <w:r>
        <w:rPr>
          <w:spacing w:val="67"/>
        </w:rPr>
        <w:t xml:space="preserve"> </w:t>
      </w:r>
      <w:r>
        <w:t>A.,</w:t>
      </w:r>
      <w:r>
        <w:rPr>
          <w:spacing w:val="70"/>
        </w:rPr>
        <w:t xml:space="preserve"> </w:t>
      </w:r>
      <w:r>
        <w:t>&amp;</w:t>
      </w:r>
      <w:r>
        <w:rPr>
          <w:spacing w:val="70"/>
        </w:rPr>
        <w:t xml:space="preserve"> </w:t>
      </w:r>
      <w:r>
        <w:t>Lohiya,</w:t>
      </w:r>
      <w:r>
        <w:rPr>
          <w:spacing w:val="70"/>
        </w:rPr>
        <w:t xml:space="preserve"> </w:t>
      </w:r>
      <w:r>
        <w:t>R.</w:t>
      </w:r>
      <w:r>
        <w:rPr>
          <w:spacing w:val="70"/>
        </w:rPr>
        <w:t xml:space="preserve"> </w:t>
      </w:r>
      <w:r>
        <w:t>(2021).</w:t>
      </w:r>
      <w:r>
        <w:rPr>
          <w:spacing w:val="70"/>
        </w:rPr>
        <w:t xml:space="preserve"> </w:t>
      </w:r>
      <w:r>
        <w:t>A</w:t>
      </w:r>
      <w:r>
        <w:rPr>
          <w:spacing w:val="69"/>
        </w:rPr>
        <w:t xml:space="preserve"> </w:t>
      </w:r>
      <w:r>
        <w:t>review</w:t>
      </w:r>
      <w:r>
        <w:rPr>
          <w:spacing w:val="70"/>
        </w:rPr>
        <w:t xml:space="preserve"> </w:t>
      </w:r>
      <w:r>
        <w:t>on</w:t>
      </w:r>
      <w:r>
        <w:rPr>
          <w:spacing w:val="70"/>
        </w:rPr>
        <w:t xml:space="preserve"> </w:t>
      </w:r>
      <w:r>
        <w:t>machine</w:t>
      </w:r>
      <w:r>
        <w:rPr>
          <w:spacing w:val="70"/>
        </w:rPr>
        <w:t xml:space="preserve"> </w:t>
      </w:r>
      <w:r>
        <w:t>learning</w:t>
      </w:r>
      <w:r>
        <w:rPr>
          <w:spacing w:val="70"/>
        </w:rPr>
        <w:t xml:space="preserve"> </w:t>
      </w:r>
      <w:r>
        <w:t>and</w:t>
      </w:r>
      <w:r>
        <w:rPr>
          <w:spacing w:val="70"/>
        </w:rPr>
        <w:t xml:space="preserve"> </w:t>
      </w:r>
      <w:r>
        <w:t>deep</w:t>
      </w:r>
      <w:r>
        <w:rPr>
          <w:spacing w:val="70"/>
        </w:rPr>
        <w:t xml:space="preserve"> </w:t>
      </w:r>
      <w:r>
        <w:rPr>
          <w:spacing w:val="-2"/>
        </w:rPr>
        <w:t>learning</w:t>
      </w:r>
    </w:p>
    <w:p w14:paraId="43F7179B" w14:textId="77777777" w:rsidR="005A2A7E" w:rsidRDefault="005A2A7E">
      <w:pPr>
        <w:pStyle w:val="ListeParagraf"/>
        <w:rPr>
          <w:sz w:val="24"/>
        </w:rPr>
        <w:sectPr w:rsidR="005A2A7E">
          <w:pgSz w:w="11920" w:h="16840"/>
          <w:pgMar w:top="1380" w:right="1275" w:bottom="280" w:left="1275" w:header="720" w:footer="720" w:gutter="0"/>
          <w:cols w:space="720"/>
        </w:sectPr>
      </w:pPr>
    </w:p>
    <w:p w14:paraId="79516148" w14:textId="77777777" w:rsidR="005A2A7E" w:rsidRDefault="008E3266">
      <w:pPr>
        <w:spacing w:before="80" w:line="276" w:lineRule="auto"/>
        <w:ind w:left="861" w:right="181"/>
        <w:jc w:val="both"/>
      </w:pPr>
      <w:r>
        <w:t xml:space="preserve">perspectives of IDS for IoT: recent updates, security issues, and challenges. </w:t>
      </w:r>
      <w:r>
        <w:rPr>
          <w:i/>
        </w:rPr>
        <w:t>Archives of Computational Methods in Engineering</w:t>
      </w:r>
      <w:r>
        <w:t xml:space="preserve">, </w:t>
      </w:r>
      <w:r>
        <w:rPr>
          <w:i/>
        </w:rPr>
        <w:t>28</w:t>
      </w:r>
      <w:r>
        <w:t>(4), 3211-3243.</w:t>
      </w:r>
    </w:p>
    <w:p w14:paraId="420E0E67" w14:textId="77777777" w:rsidR="005A2A7E" w:rsidRDefault="008E3266">
      <w:pPr>
        <w:pStyle w:val="ListeParagraf"/>
        <w:numPr>
          <w:ilvl w:val="0"/>
          <w:numId w:val="1"/>
        </w:numPr>
        <w:tabs>
          <w:tab w:val="left" w:pos="861"/>
        </w:tabs>
        <w:spacing w:line="276" w:lineRule="auto"/>
        <w:ind w:left="861" w:right="180"/>
        <w:jc w:val="both"/>
        <w:rPr>
          <w:sz w:val="24"/>
        </w:rPr>
      </w:pPr>
      <w:r>
        <w:t xml:space="preserve">Ring, M., Wunderlich, S., Scheuring, D., Landes, D., &amp; Hotho, A. (2019). A survey of network-based intrusion detection data sets. </w:t>
      </w:r>
      <w:r>
        <w:rPr>
          <w:i/>
        </w:rPr>
        <w:t>Computers &amp; Security</w:t>
      </w:r>
      <w:r>
        <w:t xml:space="preserve">, </w:t>
      </w:r>
      <w:r>
        <w:rPr>
          <w:i/>
        </w:rPr>
        <w:t>86</w:t>
      </w:r>
      <w:r>
        <w:t>, 147-167.</w:t>
      </w:r>
    </w:p>
    <w:p w14:paraId="304B5A03" w14:textId="77777777" w:rsidR="005A2A7E" w:rsidRDefault="008E3266">
      <w:pPr>
        <w:pStyle w:val="ListeParagraf"/>
        <w:numPr>
          <w:ilvl w:val="0"/>
          <w:numId w:val="1"/>
        </w:numPr>
        <w:tabs>
          <w:tab w:val="left" w:pos="861"/>
        </w:tabs>
        <w:spacing w:line="276" w:lineRule="auto"/>
        <w:ind w:left="861" w:right="179"/>
        <w:jc w:val="both"/>
        <w:rPr>
          <w:sz w:val="24"/>
        </w:rPr>
      </w:pPr>
      <w:r>
        <w:t>Meena, G., &amp; Choudhary, R. R. (2017, July). A review paper on IDS classification using</w:t>
      </w:r>
      <w:r>
        <w:rPr>
          <w:spacing w:val="40"/>
        </w:rPr>
        <w:t xml:space="preserve"> </w:t>
      </w:r>
      <w:r>
        <w:t xml:space="preserve">KDD 99 and NSL KDD dataset in WEKA. In </w:t>
      </w:r>
      <w:r>
        <w:rPr>
          <w:i/>
        </w:rPr>
        <w:t xml:space="preserve">2017 International Conference on Computer, Communications and Electronics (Comptelix) </w:t>
      </w:r>
      <w:r>
        <w:t>(pp. 553-558). IEEE.</w:t>
      </w:r>
    </w:p>
    <w:p w14:paraId="55C901B3" w14:textId="77777777" w:rsidR="005A2A7E" w:rsidRDefault="008E3266">
      <w:pPr>
        <w:pStyle w:val="ListeParagraf"/>
        <w:numPr>
          <w:ilvl w:val="0"/>
          <w:numId w:val="1"/>
        </w:numPr>
        <w:tabs>
          <w:tab w:val="left" w:pos="861"/>
        </w:tabs>
        <w:spacing w:line="276" w:lineRule="auto"/>
        <w:ind w:left="861" w:right="183"/>
        <w:jc w:val="both"/>
        <w:rPr>
          <w:sz w:val="24"/>
        </w:rPr>
      </w:pPr>
      <w:r>
        <w:t>Kasongo, S. M., &amp; Sun, Y. (2020). Performance analysis</w:t>
      </w:r>
      <w:r>
        <w:rPr>
          <w:spacing w:val="-5"/>
        </w:rPr>
        <w:t xml:space="preserve"> </w:t>
      </w:r>
      <w:r>
        <w:t>of</w:t>
      </w:r>
      <w:r>
        <w:rPr>
          <w:spacing w:val="-5"/>
        </w:rPr>
        <w:t xml:space="preserve"> </w:t>
      </w:r>
      <w:r>
        <w:t>intrusion</w:t>
      </w:r>
      <w:r>
        <w:rPr>
          <w:spacing w:val="-5"/>
        </w:rPr>
        <w:t xml:space="preserve"> </w:t>
      </w:r>
      <w:r>
        <w:t>detection</w:t>
      </w:r>
      <w:r>
        <w:rPr>
          <w:spacing w:val="-5"/>
        </w:rPr>
        <w:t xml:space="preserve"> </w:t>
      </w:r>
      <w:r>
        <w:t>systems</w:t>
      </w:r>
      <w:r>
        <w:rPr>
          <w:spacing w:val="-5"/>
        </w:rPr>
        <w:t xml:space="preserve"> </w:t>
      </w:r>
      <w:r>
        <w:t>using</w:t>
      </w:r>
      <w:r>
        <w:rPr>
          <w:spacing w:val="40"/>
        </w:rPr>
        <w:t xml:space="preserve"> </w:t>
      </w:r>
      <w:r>
        <w:t xml:space="preserve">a feature selection method on the UNSW-NB15 dataset. </w:t>
      </w:r>
      <w:r>
        <w:rPr>
          <w:i/>
        </w:rPr>
        <w:t>Journal of Big Data</w:t>
      </w:r>
      <w:r>
        <w:t xml:space="preserve">, </w:t>
      </w:r>
      <w:r>
        <w:rPr>
          <w:i/>
        </w:rPr>
        <w:t>7</w:t>
      </w:r>
      <w:r>
        <w:t>(1), 105.</w:t>
      </w:r>
    </w:p>
    <w:p w14:paraId="1B531D5A" w14:textId="77777777" w:rsidR="005A2A7E" w:rsidRDefault="008E3266">
      <w:pPr>
        <w:pStyle w:val="ListeParagraf"/>
        <w:numPr>
          <w:ilvl w:val="0"/>
          <w:numId w:val="1"/>
        </w:numPr>
        <w:tabs>
          <w:tab w:val="left" w:pos="861"/>
        </w:tabs>
        <w:spacing w:line="276" w:lineRule="auto"/>
        <w:ind w:left="861" w:right="183"/>
        <w:jc w:val="both"/>
        <w:rPr>
          <w:sz w:val="24"/>
        </w:rPr>
      </w:pPr>
      <w:r>
        <w:t xml:space="preserve">Türk, F. (2023). Analysis of intrusion detection systems in UNSW-NB15 and NSL-KDD datasets with machine learning algorithms. </w:t>
      </w:r>
      <w:r w:rsidRPr="0021201E">
        <w:rPr>
          <w:highlight w:val="yellow"/>
          <w:rPrChange w:id="524" w:author="Dekan" w:date="2025-02-10T03:06:00Z">
            <w:rPr/>
          </w:rPrChange>
        </w:rPr>
        <w:t>Bitlis Eren Üniversitesi Fen Bilimleri Dergisi,</w:t>
      </w:r>
      <w:r>
        <w:t xml:space="preserve"> 12(2), 465-477.</w:t>
      </w:r>
    </w:p>
    <w:p w14:paraId="5E99B9B2" w14:textId="77777777" w:rsidR="005A2A7E" w:rsidRDefault="008E3266">
      <w:pPr>
        <w:pStyle w:val="ListeParagraf"/>
        <w:numPr>
          <w:ilvl w:val="0"/>
          <w:numId w:val="1"/>
        </w:numPr>
        <w:tabs>
          <w:tab w:val="left" w:pos="861"/>
        </w:tabs>
        <w:spacing w:line="276" w:lineRule="auto"/>
        <w:ind w:left="861" w:right="182"/>
        <w:jc w:val="both"/>
        <w:rPr>
          <w:sz w:val="24"/>
        </w:rPr>
      </w:pPr>
      <w:r>
        <w:t>Vibhute, A. D., Patil, C. H.,</w:t>
      </w:r>
      <w:r>
        <w:rPr>
          <w:spacing w:val="-8"/>
        </w:rPr>
        <w:t xml:space="preserve"> </w:t>
      </w:r>
      <w:r>
        <w:t>Mane,</w:t>
      </w:r>
      <w:r>
        <w:rPr>
          <w:spacing w:val="-8"/>
        </w:rPr>
        <w:t xml:space="preserve"> </w:t>
      </w:r>
      <w:r>
        <w:t>A.</w:t>
      </w:r>
      <w:r>
        <w:rPr>
          <w:spacing w:val="-8"/>
        </w:rPr>
        <w:t xml:space="preserve"> </w:t>
      </w:r>
      <w:r>
        <w:t>V.,</w:t>
      </w:r>
      <w:r>
        <w:rPr>
          <w:spacing w:val="-8"/>
        </w:rPr>
        <w:t xml:space="preserve"> </w:t>
      </w:r>
      <w:r>
        <w:t>&amp;</w:t>
      </w:r>
      <w:r>
        <w:rPr>
          <w:spacing w:val="-8"/>
        </w:rPr>
        <w:t xml:space="preserve"> </w:t>
      </w:r>
      <w:r>
        <w:t>Kale,</w:t>
      </w:r>
      <w:r>
        <w:rPr>
          <w:spacing w:val="-8"/>
        </w:rPr>
        <w:t xml:space="preserve"> </w:t>
      </w:r>
      <w:r>
        <w:t>K.</w:t>
      </w:r>
      <w:r>
        <w:rPr>
          <w:spacing w:val="-8"/>
        </w:rPr>
        <w:t xml:space="preserve"> </w:t>
      </w:r>
      <w:r>
        <w:t>V.</w:t>
      </w:r>
      <w:r>
        <w:rPr>
          <w:spacing w:val="-8"/>
        </w:rPr>
        <w:t xml:space="preserve"> </w:t>
      </w:r>
      <w:r>
        <w:t>(2024).</w:t>
      </w:r>
      <w:r>
        <w:rPr>
          <w:spacing w:val="-8"/>
        </w:rPr>
        <w:t xml:space="preserve"> </w:t>
      </w:r>
      <w:r>
        <w:t>Towards</w:t>
      </w:r>
      <w:r>
        <w:rPr>
          <w:spacing w:val="-8"/>
        </w:rPr>
        <w:t xml:space="preserve"> </w:t>
      </w:r>
      <w:r>
        <w:t>detection</w:t>
      </w:r>
      <w:r>
        <w:rPr>
          <w:spacing w:val="-8"/>
        </w:rPr>
        <w:t xml:space="preserve"> </w:t>
      </w:r>
      <w:r>
        <w:t>of</w:t>
      </w:r>
      <w:r>
        <w:rPr>
          <w:spacing w:val="-8"/>
        </w:rPr>
        <w:t xml:space="preserve"> </w:t>
      </w:r>
      <w:r>
        <w:t>network anomalies using</w:t>
      </w:r>
      <w:r>
        <w:rPr>
          <w:spacing w:val="-5"/>
        </w:rPr>
        <w:t xml:space="preserve"> </w:t>
      </w:r>
      <w:r>
        <w:t>machine</w:t>
      </w:r>
      <w:r>
        <w:rPr>
          <w:spacing w:val="-5"/>
        </w:rPr>
        <w:t xml:space="preserve"> </w:t>
      </w:r>
      <w:r>
        <w:t>learning</w:t>
      </w:r>
      <w:r>
        <w:rPr>
          <w:spacing w:val="-5"/>
        </w:rPr>
        <w:t xml:space="preserve"> </w:t>
      </w:r>
      <w:r>
        <w:t>algorithms</w:t>
      </w:r>
      <w:r>
        <w:rPr>
          <w:spacing w:val="-5"/>
        </w:rPr>
        <w:t xml:space="preserve"> </w:t>
      </w:r>
      <w:r>
        <w:t>on</w:t>
      </w:r>
      <w:r>
        <w:rPr>
          <w:spacing w:val="-5"/>
        </w:rPr>
        <w:t xml:space="preserve"> </w:t>
      </w:r>
      <w:r>
        <w:t>the</w:t>
      </w:r>
      <w:r>
        <w:rPr>
          <w:spacing w:val="-5"/>
        </w:rPr>
        <w:t xml:space="preserve"> </w:t>
      </w:r>
      <w:r>
        <w:t>NSL-KDD</w:t>
      </w:r>
      <w:r>
        <w:rPr>
          <w:spacing w:val="-5"/>
        </w:rPr>
        <w:t xml:space="preserve"> </w:t>
      </w:r>
      <w:r>
        <w:t>benchmark</w:t>
      </w:r>
      <w:r>
        <w:rPr>
          <w:spacing w:val="-5"/>
        </w:rPr>
        <w:t xml:space="preserve"> </w:t>
      </w:r>
      <w:r>
        <w:t>datasets.</w:t>
      </w:r>
      <w:r>
        <w:rPr>
          <w:spacing w:val="-5"/>
        </w:rPr>
        <w:t xml:space="preserve"> </w:t>
      </w:r>
      <w:r>
        <w:rPr>
          <w:i/>
        </w:rPr>
        <w:t>Procedia Computer Science</w:t>
      </w:r>
      <w:r>
        <w:t xml:space="preserve">, </w:t>
      </w:r>
      <w:r>
        <w:rPr>
          <w:i/>
        </w:rPr>
        <w:t>233</w:t>
      </w:r>
      <w:r>
        <w:t>, 960-969.</w:t>
      </w:r>
    </w:p>
    <w:p w14:paraId="4A75BDC0" w14:textId="77777777" w:rsidR="005A2A7E" w:rsidRDefault="008E3266">
      <w:pPr>
        <w:pStyle w:val="ListeParagraf"/>
        <w:numPr>
          <w:ilvl w:val="0"/>
          <w:numId w:val="1"/>
        </w:numPr>
        <w:tabs>
          <w:tab w:val="left" w:pos="861"/>
        </w:tabs>
        <w:spacing w:line="276" w:lineRule="auto"/>
        <w:ind w:left="861" w:right="187"/>
        <w:jc w:val="both"/>
        <w:rPr>
          <w:sz w:val="24"/>
        </w:rPr>
      </w:pPr>
      <w:r>
        <w:t>Zhang, C., Jia, D., Wang, L., Wang, W., Liu, F.,</w:t>
      </w:r>
      <w:r>
        <w:rPr>
          <w:spacing w:val="-8"/>
        </w:rPr>
        <w:t xml:space="preserve"> </w:t>
      </w:r>
      <w:r>
        <w:t>&amp;</w:t>
      </w:r>
      <w:r>
        <w:rPr>
          <w:spacing w:val="-8"/>
        </w:rPr>
        <w:t xml:space="preserve"> </w:t>
      </w:r>
      <w:r>
        <w:t>Yang,</w:t>
      </w:r>
      <w:r>
        <w:rPr>
          <w:spacing w:val="-8"/>
        </w:rPr>
        <w:t xml:space="preserve"> </w:t>
      </w:r>
      <w:r>
        <w:t>A.</w:t>
      </w:r>
      <w:r>
        <w:rPr>
          <w:spacing w:val="-8"/>
        </w:rPr>
        <w:t xml:space="preserve"> </w:t>
      </w:r>
      <w:r>
        <w:t>(2022).</w:t>
      </w:r>
      <w:r>
        <w:rPr>
          <w:spacing w:val="-8"/>
        </w:rPr>
        <w:t xml:space="preserve"> </w:t>
      </w:r>
      <w:r>
        <w:t>Comparative</w:t>
      </w:r>
      <w:r>
        <w:rPr>
          <w:spacing w:val="-8"/>
        </w:rPr>
        <w:t xml:space="preserve"> </w:t>
      </w:r>
      <w:r>
        <w:t>research</w:t>
      </w:r>
      <w:r>
        <w:rPr>
          <w:spacing w:val="-8"/>
        </w:rPr>
        <w:t xml:space="preserve"> </w:t>
      </w:r>
      <w:r>
        <w:t xml:space="preserve">on network intrusion detection methods based on machine learning. </w:t>
      </w:r>
      <w:r>
        <w:rPr>
          <w:i/>
        </w:rPr>
        <w:t>Computers</w:t>
      </w:r>
      <w:r>
        <w:rPr>
          <w:i/>
          <w:spacing w:val="-4"/>
        </w:rPr>
        <w:t xml:space="preserve"> </w:t>
      </w:r>
      <w:r>
        <w:rPr>
          <w:i/>
        </w:rPr>
        <w:t>&amp;</w:t>
      </w:r>
      <w:r>
        <w:rPr>
          <w:i/>
          <w:spacing w:val="-4"/>
        </w:rPr>
        <w:t xml:space="preserve"> </w:t>
      </w:r>
      <w:r>
        <w:rPr>
          <w:i/>
        </w:rPr>
        <w:t>Security</w:t>
      </w:r>
      <w:r>
        <w:t>,</w:t>
      </w:r>
      <w:r>
        <w:rPr>
          <w:spacing w:val="-4"/>
        </w:rPr>
        <w:t xml:space="preserve"> </w:t>
      </w:r>
      <w:r>
        <w:rPr>
          <w:i/>
        </w:rPr>
        <w:t>121</w:t>
      </w:r>
      <w:r>
        <w:t xml:space="preserve">, </w:t>
      </w:r>
      <w:r>
        <w:rPr>
          <w:spacing w:val="-2"/>
        </w:rPr>
        <w:t>102861.</w:t>
      </w:r>
    </w:p>
    <w:p w14:paraId="21FD51A8" w14:textId="77777777" w:rsidR="005A2A7E" w:rsidRDefault="008E3266">
      <w:pPr>
        <w:pStyle w:val="ListeParagraf"/>
        <w:numPr>
          <w:ilvl w:val="0"/>
          <w:numId w:val="1"/>
        </w:numPr>
        <w:tabs>
          <w:tab w:val="left" w:pos="861"/>
        </w:tabs>
        <w:spacing w:line="276" w:lineRule="auto"/>
        <w:ind w:left="861" w:right="181"/>
        <w:jc w:val="both"/>
        <w:rPr>
          <w:sz w:val="24"/>
        </w:rPr>
      </w:pPr>
      <w:r>
        <w:t xml:space="preserve">Fosić, I., Žagar, D., Grgić, K., &amp; Križanović, V. (2023). Anomaly detection in NetFlow network traffic using supervised machine learning algorithms. </w:t>
      </w:r>
      <w:r>
        <w:rPr>
          <w:i/>
        </w:rPr>
        <w:t>Journal of industrial information integration</w:t>
      </w:r>
      <w:r>
        <w:t xml:space="preserve">, </w:t>
      </w:r>
      <w:r>
        <w:rPr>
          <w:i/>
        </w:rPr>
        <w:t>33</w:t>
      </w:r>
      <w:r>
        <w:t>, 100466.</w:t>
      </w:r>
    </w:p>
    <w:p w14:paraId="0E326AE2" w14:textId="77777777" w:rsidR="005A2A7E" w:rsidRDefault="008E3266">
      <w:pPr>
        <w:pStyle w:val="ListeParagraf"/>
        <w:numPr>
          <w:ilvl w:val="0"/>
          <w:numId w:val="1"/>
        </w:numPr>
        <w:tabs>
          <w:tab w:val="left" w:pos="861"/>
        </w:tabs>
        <w:spacing w:line="276" w:lineRule="auto"/>
        <w:ind w:left="861" w:right="185"/>
        <w:jc w:val="both"/>
        <w:rPr>
          <w:sz w:val="24"/>
        </w:rPr>
      </w:pPr>
      <w:r>
        <w:t>Imanbayev, A., Tynymbayev, S., Odarchenko, R., Gnatyuk, S., Berdibayev,</w:t>
      </w:r>
      <w:r>
        <w:rPr>
          <w:spacing w:val="-9"/>
        </w:rPr>
        <w:t xml:space="preserve"> </w:t>
      </w:r>
      <w:r>
        <w:t>R.,</w:t>
      </w:r>
      <w:r>
        <w:rPr>
          <w:spacing w:val="-9"/>
        </w:rPr>
        <w:t xml:space="preserve"> </w:t>
      </w:r>
      <w:r>
        <w:t>Baikenov,</w:t>
      </w:r>
      <w:r>
        <w:rPr>
          <w:spacing w:val="-9"/>
        </w:rPr>
        <w:t xml:space="preserve"> </w:t>
      </w:r>
      <w:r>
        <w:t xml:space="preserve">A., &amp; Kaniyeva, N. (2022). Research of machine learning algorithms for the development of intrusion detection systems in 5G mobile networks and beyond. </w:t>
      </w:r>
      <w:r>
        <w:rPr>
          <w:i/>
        </w:rPr>
        <w:t>Sensors</w:t>
      </w:r>
      <w:r>
        <w:t xml:space="preserve">, </w:t>
      </w:r>
      <w:r>
        <w:rPr>
          <w:i/>
        </w:rPr>
        <w:t>22</w:t>
      </w:r>
      <w:r>
        <w:t>(24), 9957.</w:t>
      </w:r>
    </w:p>
    <w:p w14:paraId="3F3B1334" w14:textId="77777777" w:rsidR="005A2A7E" w:rsidRPr="0021201E" w:rsidRDefault="008E3266">
      <w:pPr>
        <w:pStyle w:val="ListeParagraf"/>
        <w:numPr>
          <w:ilvl w:val="0"/>
          <w:numId w:val="1"/>
        </w:numPr>
        <w:tabs>
          <w:tab w:val="left" w:pos="861"/>
        </w:tabs>
        <w:spacing w:line="276" w:lineRule="auto"/>
        <w:ind w:left="861" w:right="181"/>
        <w:jc w:val="both"/>
        <w:rPr>
          <w:sz w:val="24"/>
          <w:highlight w:val="yellow"/>
          <w:rPrChange w:id="525" w:author="Dekan" w:date="2025-02-10T03:06:00Z">
            <w:rPr>
              <w:sz w:val="24"/>
            </w:rPr>
          </w:rPrChange>
        </w:rPr>
      </w:pPr>
      <w:r w:rsidRPr="0021201E">
        <w:rPr>
          <w:highlight w:val="yellow"/>
          <w:rPrChange w:id="526" w:author="Dekan" w:date="2025-02-10T03:06:00Z">
            <w:rPr/>
          </w:rPrChange>
        </w:rPr>
        <w:t xml:space="preserve">Azam, Z., Islam, M. M., &amp; Huda, M. N. (2023). Comparative analysis of intrusion detection systems and machine learning based model analysis through decision tree. </w:t>
      </w:r>
      <w:r w:rsidRPr="0021201E">
        <w:rPr>
          <w:i/>
          <w:highlight w:val="yellow"/>
          <w:rPrChange w:id="527" w:author="Dekan" w:date="2025-02-10T03:06:00Z">
            <w:rPr>
              <w:i/>
            </w:rPr>
          </w:rPrChange>
        </w:rPr>
        <w:t>IEEE Access</w:t>
      </w:r>
      <w:r w:rsidRPr="0021201E">
        <w:rPr>
          <w:highlight w:val="yellow"/>
          <w:rPrChange w:id="528" w:author="Dekan" w:date="2025-02-10T03:06:00Z">
            <w:rPr/>
          </w:rPrChange>
        </w:rPr>
        <w:t>.</w:t>
      </w:r>
    </w:p>
    <w:p w14:paraId="585C8715" w14:textId="77777777" w:rsidR="005A2A7E" w:rsidRDefault="008E3266">
      <w:pPr>
        <w:pStyle w:val="ListeParagraf"/>
        <w:numPr>
          <w:ilvl w:val="0"/>
          <w:numId w:val="1"/>
        </w:numPr>
        <w:tabs>
          <w:tab w:val="left" w:pos="861"/>
        </w:tabs>
        <w:spacing w:line="276" w:lineRule="auto"/>
        <w:ind w:left="861" w:right="177"/>
        <w:jc w:val="both"/>
        <w:rPr>
          <w:sz w:val="24"/>
        </w:rPr>
      </w:pPr>
      <w:r>
        <w:t xml:space="preserve">Belavagi, M. C., &amp; Muniyal, B. (2016). Performance evaluation of supervised machine learning algorithms for intrusion detection. </w:t>
      </w:r>
      <w:r>
        <w:rPr>
          <w:i/>
        </w:rPr>
        <w:t>Procedia Computer Science</w:t>
      </w:r>
      <w:r>
        <w:t xml:space="preserve">, </w:t>
      </w:r>
      <w:r>
        <w:rPr>
          <w:i/>
        </w:rPr>
        <w:t>89</w:t>
      </w:r>
      <w:r>
        <w:t>, 117-123.</w:t>
      </w:r>
    </w:p>
    <w:p w14:paraId="70B71E9F" w14:textId="77777777" w:rsidR="005A2A7E" w:rsidRDefault="008E3266">
      <w:pPr>
        <w:pStyle w:val="ListeParagraf"/>
        <w:numPr>
          <w:ilvl w:val="0"/>
          <w:numId w:val="1"/>
        </w:numPr>
        <w:tabs>
          <w:tab w:val="left" w:pos="861"/>
        </w:tabs>
        <w:spacing w:line="276" w:lineRule="auto"/>
        <w:ind w:left="861" w:right="182"/>
        <w:jc w:val="both"/>
        <w:rPr>
          <w:sz w:val="24"/>
        </w:rPr>
      </w:pPr>
      <w:r>
        <w:rPr>
          <w:color w:val="212121"/>
        </w:rPr>
        <w:t>Hariharan, S., Rejimol Robi</w:t>
      </w:r>
      <w:r>
        <w:rPr>
          <w:color w:val="212121"/>
          <w:sz w:val="24"/>
        </w:rPr>
        <w:t>nson, R. R., Prasad, R. R., Thomas, C., &amp; Balakrishnan,</w:t>
      </w:r>
      <w:r>
        <w:rPr>
          <w:color w:val="212121"/>
          <w:spacing w:val="-3"/>
          <w:sz w:val="24"/>
        </w:rPr>
        <w:t xml:space="preserve"> </w:t>
      </w:r>
      <w:r>
        <w:rPr>
          <w:color w:val="212121"/>
          <w:sz w:val="24"/>
        </w:rPr>
        <w:t>N. (2023). XAI for intrusion detection system: comparing explanations based on global and</w:t>
      </w:r>
      <w:r>
        <w:rPr>
          <w:color w:val="212121"/>
          <w:spacing w:val="40"/>
          <w:sz w:val="24"/>
        </w:rPr>
        <w:t xml:space="preserve"> </w:t>
      </w:r>
      <w:r>
        <w:rPr>
          <w:color w:val="212121"/>
          <w:sz w:val="24"/>
        </w:rPr>
        <w:t>local</w:t>
      </w:r>
      <w:r>
        <w:rPr>
          <w:color w:val="212121"/>
          <w:spacing w:val="40"/>
          <w:sz w:val="24"/>
        </w:rPr>
        <w:t xml:space="preserve"> </w:t>
      </w:r>
      <w:r>
        <w:rPr>
          <w:color w:val="212121"/>
          <w:sz w:val="24"/>
        </w:rPr>
        <w:t>scope.</w:t>
      </w:r>
      <w:r>
        <w:rPr>
          <w:color w:val="212121"/>
          <w:spacing w:val="40"/>
          <w:sz w:val="24"/>
        </w:rPr>
        <w:t xml:space="preserve"> </w:t>
      </w:r>
      <w:r>
        <w:rPr>
          <w:i/>
          <w:color w:val="212121"/>
          <w:sz w:val="24"/>
        </w:rPr>
        <w:t>Journal</w:t>
      </w:r>
      <w:r>
        <w:rPr>
          <w:i/>
          <w:color w:val="212121"/>
          <w:spacing w:val="40"/>
          <w:sz w:val="24"/>
        </w:rPr>
        <w:t xml:space="preserve"> </w:t>
      </w:r>
      <w:r>
        <w:rPr>
          <w:i/>
          <w:color w:val="212121"/>
          <w:sz w:val="24"/>
        </w:rPr>
        <w:t>of</w:t>
      </w:r>
      <w:r>
        <w:rPr>
          <w:i/>
          <w:color w:val="212121"/>
          <w:spacing w:val="40"/>
          <w:sz w:val="24"/>
        </w:rPr>
        <w:t xml:space="preserve"> </w:t>
      </w:r>
      <w:r>
        <w:rPr>
          <w:i/>
          <w:color w:val="212121"/>
          <w:sz w:val="24"/>
        </w:rPr>
        <w:t>Computer</w:t>
      </w:r>
      <w:r>
        <w:rPr>
          <w:i/>
          <w:color w:val="212121"/>
          <w:spacing w:val="40"/>
          <w:sz w:val="24"/>
        </w:rPr>
        <w:t xml:space="preserve"> </w:t>
      </w:r>
      <w:r>
        <w:rPr>
          <w:i/>
          <w:color w:val="212121"/>
          <w:sz w:val="24"/>
        </w:rPr>
        <w:t>Virology</w:t>
      </w:r>
      <w:r>
        <w:rPr>
          <w:i/>
          <w:color w:val="212121"/>
          <w:spacing w:val="40"/>
          <w:sz w:val="24"/>
        </w:rPr>
        <w:t xml:space="preserve"> </w:t>
      </w:r>
      <w:r>
        <w:rPr>
          <w:i/>
          <w:color w:val="212121"/>
          <w:sz w:val="24"/>
        </w:rPr>
        <w:t>and</w:t>
      </w:r>
      <w:r>
        <w:rPr>
          <w:i/>
          <w:color w:val="212121"/>
          <w:spacing w:val="40"/>
          <w:sz w:val="24"/>
        </w:rPr>
        <w:t xml:space="preserve"> </w:t>
      </w:r>
      <w:r>
        <w:rPr>
          <w:i/>
          <w:color w:val="212121"/>
          <w:sz w:val="24"/>
        </w:rPr>
        <w:t>Hacking</w:t>
      </w:r>
      <w:r>
        <w:rPr>
          <w:i/>
          <w:color w:val="212121"/>
          <w:spacing w:val="40"/>
          <w:sz w:val="24"/>
        </w:rPr>
        <w:t xml:space="preserve"> </w:t>
      </w:r>
      <w:r>
        <w:rPr>
          <w:i/>
          <w:color w:val="212121"/>
          <w:sz w:val="24"/>
        </w:rPr>
        <w:t>Techniques</w:t>
      </w:r>
      <w:r>
        <w:rPr>
          <w:color w:val="212121"/>
          <w:sz w:val="24"/>
        </w:rPr>
        <w:t>,</w:t>
      </w:r>
      <w:r>
        <w:rPr>
          <w:color w:val="212121"/>
          <w:spacing w:val="40"/>
          <w:sz w:val="24"/>
        </w:rPr>
        <w:t xml:space="preserve"> </w:t>
      </w:r>
      <w:r>
        <w:rPr>
          <w:i/>
          <w:color w:val="212121"/>
          <w:sz w:val="24"/>
        </w:rPr>
        <w:t>19</w:t>
      </w:r>
      <w:r>
        <w:rPr>
          <w:color w:val="212121"/>
          <w:sz w:val="24"/>
        </w:rPr>
        <w:t xml:space="preserve">(2), </w:t>
      </w:r>
      <w:r>
        <w:rPr>
          <w:color w:val="212121"/>
          <w:spacing w:val="-2"/>
          <w:sz w:val="24"/>
        </w:rPr>
        <w:t>217-239.</w:t>
      </w:r>
    </w:p>
    <w:p w14:paraId="3C1EAC7A" w14:textId="77777777" w:rsidR="005A2A7E" w:rsidRDefault="008E3266">
      <w:pPr>
        <w:pStyle w:val="ListeParagraf"/>
        <w:numPr>
          <w:ilvl w:val="0"/>
          <w:numId w:val="1"/>
        </w:numPr>
        <w:tabs>
          <w:tab w:val="left" w:pos="861"/>
        </w:tabs>
        <w:ind w:left="861"/>
        <w:jc w:val="both"/>
        <w:rPr>
          <w:color w:val="212121"/>
          <w:sz w:val="24"/>
        </w:rPr>
      </w:pPr>
      <w:r w:rsidRPr="0021201E">
        <w:rPr>
          <w:highlight w:val="yellow"/>
          <w:rPrChange w:id="529" w:author="Dekan" w:date="2025-02-10T03:05:00Z">
            <w:rPr/>
          </w:rPrChange>
        </w:rPr>
        <w:t>Bace,</w:t>
      </w:r>
      <w:r w:rsidRPr="0021201E">
        <w:rPr>
          <w:spacing w:val="-10"/>
          <w:highlight w:val="yellow"/>
          <w:rPrChange w:id="530" w:author="Dekan" w:date="2025-02-10T03:05:00Z">
            <w:rPr>
              <w:spacing w:val="-10"/>
            </w:rPr>
          </w:rPrChange>
        </w:rPr>
        <w:t xml:space="preserve"> </w:t>
      </w:r>
      <w:r w:rsidRPr="0021201E">
        <w:rPr>
          <w:highlight w:val="yellow"/>
          <w:rPrChange w:id="531" w:author="Dekan" w:date="2025-02-10T03:05:00Z">
            <w:rPr/>
          </w:rPrChange>
        </w:rPr>
        <w:t>R.</w:t>
      </w:r>
      <w:r w:rsidRPr="0021201E">
        <w:rPr>
          <w:spacing w:val="-7"/>
          <w:highlight w:val="yellow"/>
          <w:rPrChange w:id="532" w:author="Dekan" w:date="2025-02-10T03:05:00Z">
            <w:rPr>
              <w:spacing w:val="-7"/>
            </w:rPr>
          </w:rPrChange>
        </w:rPr>
        <w:t xml:space="preserve"> </w:t>
      </w:r>
      <w:r w:rsidRPr="0021201E">
        <w:rPr>
          <w:highlight w:val="yellow"/>
          <w:rPrChange w:id="533" w:author="Dekan" w:date="2025-02-10T03:05:00Z">
            <w:rPr/>
          </w:rPrChange>
        </w:rPr>
        <w:t>G.,</w:t>
      </w:r>
      <w:r w:rsidRPr="0021201E">
        <w:rPr>
          <w:spacing w:val="-8"/>
          <w:highlight w:val="yellow"/>
          <w:rPrChange w:id="534" w:author="Dekan" w:date="2025-02-10T03:05:00Z">
            <w:rPr>
              <w:spacing w:val="-8"/>
            </w:rPr>
          </w:rPrChange>
        </w:rPr>
        <w:t xml:space="preserve"> </w:t>
      </w:r>
      <w:r w:rsidRPr="0021201E">
        <w:rPr>
          <w:highlight w:val="yellow"/>
          <w:rPrChange w:id="535" w:author="Dekan" w:date="2025-02-10T03:05:00Z">
            <w:rPr/>
          </w:rPrChange>
        </w:rPr>
        <w:t>&amp;</w:t>
      </w:r>
      <w:r w:rsidRPr="0021201E">
        <w:rPr>
          <w:spacing w:val="-7"/>
          <w:highlight w:val="yellow"/>
          <w:rPrChange w:id="536" w:author="Dekan" w:date="2025-02-10T03:05:00Z">
            <w:rPr>
              <w:spacing w:val="-7"/>
            </w:rPr>
          </w:rPrChange>
        </w:rPr>
        <w:t xml:space="preserve"> </w:t>
      </w:r>
      <w:r w:rsidRPr="0021201E">
        <w:rPr>
          <w:highlight w:val="yellow"/>
          <w:rPrChange w:id="537" w:author="Dekan" w:date="2025-02-10T03:05:00Z">
            <w:rPr/>
          </w:rPrChange>
        </w:rPr>
        <w:t>Mell,</w:t>
      </w:r>
      <w:r w:rsidRPr="0021201E">
        <w:rPr>
          <w:spacing w:val="-8"/>
          <w:highlight w:val="yellow"/>
          <w:rPrChange w:id="538" w:author="Dekan" w:date="2025-02-10T03:05:00Z">
            <w:rPr>
              <w:spacing w:val="-8"/>
            </w:rPr>
          </w:rPrChange>
        </w:rPr>
        <w:t xml:space="preserve"> </w:t>
      </w:r>
      <w:r w:rsidRPr="0021201E">
        <w:rPr>
          <w:highlight w:val="yellow"/>
          <w:rPrChange w:id="539" w:author="Dekan" w:date="2025-02-10T03:05:00Z">
            <w:rPr/>
          </w:rPrChange>
        </w:rPr>
        <w:t>P.</w:t>
      </w:r>
      <w:r w:rsidRPr="0021201E">
        <w:rPr>
          <w:spacing w:val="-7"/>
          <w:highlight w:val="yellow"/>
          <w:rPrChange w:id="540" w:author="Dekan" w:date="2025-02-10T03:05:00Z">
            <w:rPr>
              <w:spacing w:val="-7"/>
            </w:rPr>
          </w:rPrChange>
        </w:rPr>
        <w:t xml:space="preserve"> </w:t>
      </w:r>
      <w:r w:rsidRPr="0021201E">
        <w:rPr>
          <w:highlight w:val="yellow"/>
          <w:rPrChange w:id="541" w:author="Dekan" w:date="2025-02-10T03:05:00Z">
            <w:rPr/>
          </w:rPrChange>
        </w:rPr>
        <w:t>(2001).</w:t>
      </w:r>
      <w:r w:rsidRPr="0021201E">
        <w:rPr>
          <w:spacing w:val="-8"/>
          <w:highlight w:val="yellow"/>
          <w:rPrChange w:id="542" w:author="Dekan" w:date="2025-02-10T03:05:00Z">
            <w:rPr>
              <w:spacing w:val="-8"/>
            </w:rPr>
          </w:rPrChange>
        </w:rPr>
        <w:t xml:space="preserve"> </w:t>
      </w:r>
      <w:r w:rsidRPr="0021201E">
        <w:rPr>
          <w:highlight w:val="yellow"/>
          <w:rPrChange w:id="543" w:author="Dekan" w:date="2025-02-10T03:05:00Z">
            <w:rPr/>
          </w:rPrChange>
        </w:rPr>
        <w:t>Intrusion</w:t>
      </w:r>
      <w:r w:rsidRPr="0021201E">
        <w:rPr>
          <w:spacing w:val="-7"/>
          <w:highlight w:val="yellow"/>
          <w:rPrChange w:id="544" w:author="Dekan" w:date="2025-02-10T03:05:00Z">
            <w:rPr>
              <w:spacing w:val="-7"/>
            </w:rPr>
          </w:rPrChange>
        </w:rPr>
        <w:t xml:space="preserve"> </w:t>
      </w:r>
      <w:r w:rsidRPr="0021201E">
        <w:rPr>
          <w:highlight w:val="yellow"/>
          <w:rPrChange w:id="545" w:author="Dekan" w:date="2025-02-10T03:05:00Z">
            <w:rPr/>
          </w:rPrChange>
        </w:rPr>
        <w:t>detection</w:t>
      </w:r>
      <w:r w:rsidRPr="0021201E">
        <w:rPr>
          <w:spacing w:val="-7"/>
          <w:highlight w:val="yellow"/>
          <w:rPrChange w:id="546" w:author="Dekan" w:date="2025-02-10T03:05:00Z">
            <w:rPr>
              <w:spacing w:val="-7"/>
            </w:rPr>
          </w:rPrChange>
        </w:rPr>
        <w:t xml:space="preserve"> </w:t>
      </w:r>
      <w:r w:rsidRPr="0021201E">
        <w:rPr>
          <w:spacing w:val="-2"/>
          <w:highlight w:val="yellow"/>
          <w:rPrChange w:id="547" w:author="Dekan" w:date="2025-02-10T03:05:00Z">
            <w:rPr>
              <w:spacing w:val="-2"/>
            </w:rPr>
          </w:rPrChange>
        </w:rPr>
        <w:t>systems.</w:t>
      </w:r>
    </w:p>
    <w:p w14:paraId="7FCBA1C1" w14:textId="77777777" w:rsidR="005A2A7E" w:rsidRDefault="008E3266">
      <w:pPr>
        <w:pStyle w:val="ListeParagraf"/>
        <w:numPr>
          <w:ilvl w:val="0"/>
          <w:numId w:val="1"/>
        </w:numPr>
        <w:tabs>
          <w:tab w:val="left" w:pos="861"/>
        </w:tabs>
        <w:spacing w:before="41" w:line="276" w:lineRule="auto"/>
        <w:ind w:left="861" w:right="177"/>
        <w:jc w:val="both"/>
        <w:rPr>
          <w:sz w:val="24"/>
        </w:rPr>
      </w:pPr>
      <w:r>
        <w:t xml:space="preserve">Zhang, Y., &amp; Lee, W. (2000, August). Intrusion detection in wireless ad-hoc networks. In </w:t>
      </w:r>
      <w:r>
        <w:rPr>
          <w:i/>
        </w:rPr>
        <w:t>Proceedings of the 6th annual international conference on</w:t>
      </w:r>
      <w:r>
        <w:rPr>
          <w:i/>
          <w:spacing w:val="-5"/>
        </w:rPr>
        <w:t xml:space="preserve"> </w:t>
      </w:r>
      <w:r>
        <w:rPr>
          <w:i/>
        </w:rPr>
        <w:t>Mobile</w:t>
      </w:r>
      <w:r>
        <w:rPr>
          <w:i/>
          <w:spacing w:val="-5"/>
        </w:rPr>
        <w:t xml:space="preserve"> </w:t>
      </w:r>
      <w:r>
        <w:rPr>
          <w:i/>
        </w:rPr>
        <w:t>computing</w:t>
      </w:r>
      <w:r>
        <w:rPr>
          <w:i/>
          <w:spacing w:val="-5"/>
        </w:rPr>
        <w:t xml:space="preserve"> </w:t>
      </w:r>
      <w:r>
        <w:rPr>
          <w:i/>
        </w:rPr>
        <w:t>and</w:t>
      </w:r>
      <w:r>
        <w:rPr>
          <w:i/>
          <w:spacing w:val="-5"/>
        </w:rPr>
        <w:t xml:space="preserve"> </w:t>
      </w:r>
      <w:r>
        <w:rPr>
          <w:i/>
        </w:rPr>
        <w:t xml:space="preserve">networking </w:t>
      </w:r>
      <w:r>
        <w:t>(pp. 275-283).</w:t>
      </w:r>
    </w:p>
    <w:p w14:paraId="4209565C" w14:textId="77777777" w:rsidR="005A2A7E" w:rsidRDefault="008E3266">
      <w:pPr>
        <w:pStyle w:val="ListeParagraf"/>
        <w:numPr>
          <w:ilvl w:val="0"/>
          <w:numId w:val="1"/>
        </w:numPr>
        <w:tabs>
          <w:tab w:val="left" w:pos="861"/>
        </w:tabs>
        <w:spacing w:line="276" w:lineRule="auto"/>
        <w:ind w:left="861" w:right="183"/>
        <w:jc w:val="both"/>
        <w:rPr>
          <w:sz w:val="24"/>
        </w:rPr>
      </w:pPr>
      <w:r>
        <w:t>Debar, H., Dacier, M., &amp; Wespi, A. (1999). Towards a taxonomy of</w:t>
      </w:r>
      <w:r>
        <w:rPr>
          <w:spacing w:val="80"/>
        </w:rPr>
        <w:t xml:space="preserve"> </w:t>
      </w:r>
      <w:r>
        <w:t xml:space="preserve">intrusion-detection systems. </w:t>
      </w:r>
      <w:r>
        <w:rPr>
          <w:i/>
        </w:rPr>
        <w:t>Computer networks</w:t>
      </w:r>
      <w:r>
        <w:t xml:space="preserve">, </w:t>
      </w:r>
      <w:r>
        <w:rPr>
          <w:i/>
        </w:rPr>
        <w:t>31</w:t>
      </w:r>
      <w:r>
        <w:t>(8), 805-822.</w:t>
      </w:r>
    </w:p>
    <w:p w14:paraId="7B42DAD0" w14:textId="77777777" w:rsidR="005A2A7E" w:rsidRDefault="008E3266">
      <w:pPr>
        <w:pStyle w:val="ListeParagraf"/>
        <w:numPr>
          <w:ilvl w:val="0"/>
          <w:numId w:val="1"/>
        </w:numPr>
        <w:tabs>
          <w:tab w:val="left" w:pos="861"/>
        </w:tabs>
        <w:spacing w:line="276" w:lineRule="auto"/>
        <w:ind w:left="861" w:right="181"/>
        <w:jc w:val="both"/>
        <w:rPr>
          <w:sz w:val="24"/>
        </w:rPr>
      </w:pPr>
      <w:r>
        <w:t>Axelsson, S. (1999, November). The</w:t>
      </w:r>
      <w:r>
        <w:rPr>
          <w:spacing w:val="-3"/>
        </w:rPr>
        <w:t xml:space="preserve"> </w:t>
      </w:r>
      <w:r>
        <w:t>base-rate</w:t>
      </w:r>
      <w:r>
        <w:rPr>
          <w:spacing w:val="-3"/>
        </w:rPr>
        <w:t xml:space="preserve"> </w:t>
      </w:r>
      <w:r>
        <w:t>fallacy</w:t>
      </w:r>
      <w:r>
        <w:rPr>
          <w:spacing w:val="-3"/>
        </w:rPr>
        <w:t xml:space="preserve"> </w:t>
      </w:r>
      <w:r>
        <w:t>and</w:t>
      </w:r>
      <w:r>
        <w:rPr>
          <w:spacing w:val="-3"/>
        </w:rPr>
        <w:t xml:space="preserve"> </w:t>
      </w:r>
      <w:r>
        <w:t>its</w:t>
      </w:r>
      <w:r>
        <w:rPr>
          <w:spacing w:val="-3"/>
        </w:rPr>
        <w:t xml:space="preserve"> </w:t>
      </w:r>
      <w:r>
        <w:t>implications</w:t>
      </w:r>
      <w:r>
        <w:rPr>
          <w:spacing w:val="-3"/>
        </w:rPr>
        <w:t xml:space="preserve"> </w:t>
      </w:r>
      <w:r>
        <w:t>for</w:t>
      </w:r>
      <w:r>
        <w:rPr>
          <w:spacing w:val="-3"/>
        </w:rPr>
        <w:t xml:space="preserve"> </w:t>
      </w:r>
      <w:r>
        <w:t>the</w:t>
      </w:r>
      <w:r>
        <w:rPr>
          <w:spacing w:val="-3"/>
        </w:rPr>
        <w:t xml:space="preserve"> </w:t>
      </w:r>
      <w:r>
        <w:t>difficulty</w:t>
      </w:r>
      <w:r>
        <w:rPr>
          <w:spacing w:val="-3"/>
        </w:rPr>
        <w:t xml:space="preserve"> </w:t>
      </w:r>
      <w:r>
        <w:t xml:space="preserve">of intrusion detection. In </w:t>
      </w:r>
      <w:r>
        <w:rPr>
          <w:i/>
        </w:rPr>
        <w:t xml:space="preserve">Proceedings of the 6th ACM Conference on Computer and Communications Security </w:t>
      </w:r>
      <w:r>
        <w:t>(pp. 1-7).</w:t>
      </w:r>
    </w:p>
    <w:p w14:paraId="4ED16422" w14:textId="77777777" w:rsidR="005A2A7E" w:rsidRDefault="008E3266">
      <w:pPr>
        <w:pStyle w:val="ListeParagraf"/>
        <w:numPr>
          <w:ilvl w:val="0"/>
          <w:numId w:val="1"/>
        </w:numPr>
        <w:tabs>
          <w:tab w:val="left" w:pos="861"/>
        </w:tabs>
        <w:spacing w:line="276" w:lineRule="auto"/>
        <w:ind w:left="861" w:right="181"/>
        <w:jc w:val="both"/>
        <w:rPr>
          <w:sz w:val="24"/>
        </w:rPr>
      </w:pPr>
      <w:r>
        <w:t>Javitz, H. S., &amp;</w:t>
      </w:r>
      <w:r>
        <w:rPr>
          <w:spacing w:val="-6"/>
        </w:rPr>
        <w:t xml:space="preserve"> </w:t>
      </w:r>
      <w:r>
        <w:t>Valdes,</w:t>
      </w:r>
      <w:r>
        <w:rPr>
          <w:spacing w:val="-6"/>
        </w:rPr>
        <w:t xml:space="preserve"> </w:t>
      </w:r>
      <w:r>
        <w:t>A.</w:t>
      </w:r>
      <w:r>
        <w:rPr>
          <w:spacing w:val="-6"/>
        </w:rPr>
        <w:t xml:space="preserve"> </w:t>
      </w:r>
      <w:r>
        <w:t>(1991,</w:t>
      </w:r>
      <w:r>
        <w:rPr>
          <w:spacing w:val="-6"/>
        </w:rPr>
        <w:t xml:space="preserve"> </w:t>
      </w:r>
      <w:r>
        <w:t>May).</w:t>
      </w:r>
      <w:r>
        <w:rPr>
          <w:spacing w:val="-6"/>
        </w:rPr>
        <w:t xml:space="preserve"> </w:t>
      </w:r>
      <w:r>
        <w:t>The</w:t>
      </w:r>
      <w:r>
        <w:rPr>
          <w:spacing w:val="-6"/>
        </w:rPr>
        <w:t xml:space="preserve"> </w:t>
      </w:r>
      <w:r>
        <w:t>SRI</w:t>
      </w:r>
      <w:r>
        <w:rPr>
          <w:spacing w:val="-6"/>
        </w:rPr>
        <w:t xml:space="preserve"> </w:t>
      </w:r>
      <w:r>
        <w:t>IDES</w:t>
      </w:r>
      <w:r>
        <w:rPr>
          <w:spacing w:val="-6"/>
        </w:rPr>
        <w:t xml:space="preserve"> </w:t>
      </w:r>
      <w:r>
        <w:t>Statistical</w:t>
      </w:r>
      <w:r>
        <w:rPr>
          <w:spacing w:val="-6"/>
        </w:rPr>
        <w:t xml:space="preserve"> </w:t>
      </w:r>
      <w:r>
        <w:t>Anomaly</w:t>
      </w:r>
      <w:r>
        <w:rPr>
          <w:spacing w:val="-6"/>
        </w:rPr>
        <w:t xml:space="preserve"> </w:t>
      </w:r>
      <w:r>
        <w:t>Detector.</w:t>
      </w:r>
      <w:r>
        <w:rPr>
          <w:spacing w:val="-6"/>
        </w:rPr>
        <w:t xml:space="preserve"> </w:t>
      </w:r>
      <w:r>
        <w:t>In</w:t>
      </w:r>
      <w:r>
        <w:rPr>
          <w:spacing w:val="-6"/>
        </w:rPr>
        <w:t xml:space="preserve"> </w:t>
      </w:r>
      <w:r>
        <w:rPr>
          <w:i/>
        </w:rPr>
        <w:t xml:space="preserve">IEEE Symposium on Security and Privacy </w:t>
      </w:r>
      <w:r>
        <w:t>(pp. 316-326).</w:t>
      </w:r>
    </w:p>
    <w:p w14:paraId="51FB4EE2" w14:textId="77777777" w:rsidR="005A2A7E" w:rsidRDefault="008E3266">
      <w:pPr>
        <w:pStyle w:val="ListeParagraf"/>
        <w:numPr>
          <w:ilvl w:val="0"/>
          <w:numId w:val="1"/>
        </w:numPr>
        <w:tabs>
          <w:tab w:val="left" w:pos="861"/>
        </w:tabs>
        <w:spacing w:line="276" w:lineRule="auto"/>
        <w:ind w:left="861" w:right="182"/>
        <w:jc w:val="both"/>
        <w:rPr>
          <w:sz w:val="24"/>
        </w:rPr>
      </w:pPr>
      <w:r>
        <w:t>Kocher, G., &amp; Kumar, G. (2021). Machine learning and deep learning methods for intrusion detection systems: recent developments and challenges. Soft Computing, 25(15), 9731-9763.</w:t>
      </w:r>
    </w:p>
    <w:p w14:paraId="310E0879" w14:textId="77777777" w:rsidR="005A2A7E" w:rsidRDefault="005A2A7E">
      <w:pPr>
        <w:pStyle w:val="ListeParagraf"/>
        <w:spacing w:line="276" w:lineRule="auto"/>
        <w:rPr>
          <w:sz w:val="24"/>
        </w:rPr>
        <w:sectPr w:rsidR="005A2A7E">
          <w:pgSz w:w="11920" w:h="16840"/>
          <w:pgMar w:top="1360" w:right="1275" w:bottom="280" w:left="1275" w:header="720" w:footer="720" w:gutter="0"/>
          <w:cols w:space="720"/>
        </w:sectPr>
      </w:pPr>
    </w:p>
    <w:p w14:paraId="0267D1AB" w14:textId="77777777" w:rsidR="005A2A7E" w:rsidRDefault="008E3266">
      <w:pPr>
        <w:pStyle w:val="ListeParagraf"/>
        <w:numPr>
          <w:ilvl w:val="0"/>
          <w:numId w:val="1"/>
        </w:numPr>
        <w:tabs>
          <w:tab w:val="left" w:pos="861"/>
        </w:tabs>
        <w:spacing w:before="60"/>
        <w:ind w:left="861"/>
        <w:jc w:val="both"/>
        <w:rPr>
          <w:sz w:val="24"/>
        </w:rPr>
      </w:pPr>
      <w:r>
        <w:t>Mohammadi,</w:t>
      </w:r>
      <w:r>
        <w:rPr>
          <w:spacing w:val="5"/>
        </w:rPr>
        <w:t xml:space="preserve"> </w:t>
      </w:r>
      <w:r>
        <w:t>M.,</w:t>
      </w:r>
      <w:r>
        <w:rPr>
          <w:spacing w:val="8"/>
        </w:rPr>
        <w:t xml:space="preserve"> </w:t>
      </w:r>
      <w:r>
        <w:t>Rashid,</w:t>
      </w:r>
      <w:r>
        <w:rPr>
          <w:spacing w:val="7"/>
        </w:rPr>
        <w:t xml:space="preserve"> </w:t>
      </w:r>
      <w:r>
        <w:t>T.</w:t>
      </w:r>
      <w:r>
        <w:rPr>
          <w:spacing w:val="8"/>
        </w:rPr>
        <w:t xml:space="preserve"> </w:t>
      </w:r>
      <w:r>
        <w:t>A.,</w:t>
      </w:r>
      <w:r>
        <w:rPr>
          <w:spacing w:val="7"/>
        </w:rPr>
        <w:t xml:space="preserve"> </w:t>
      </w:r>
      <w:r>
        <w:t>Karim,</w:t>
      </w:r>
      <w:r>
        <w:rPr>
          <w:spacing w:val="8"/>
        </w:rPr>
        <w:t xml:space="preserve"> </w:t>
      </w:r>
      <w:r>
        <w:t>S.</w:t>
      </w:r>
      <w:r>
        <w:rPr>
          <w:spacing w:val="7"/>
        </w:rPr>
        <w:t xml:space="preserve"> </w:t>
      </w:r>
      <w:r>
        <w:t>H.</w:t>
      </w:r>
      <w:r>
        <w:rPr>
          <w:spacing w:val="8"/>
        </w:rPr>
        <w:t xml:space="preserve"> </w:t>
      </w:r>
      <w:r>
        <w:t>T.,</w:t>
      </w:r>
      <w:r>
        <w:rPr>
          <w:spacing w:val="8"/>
        </w:rPr>
        <w:t xml:space="preserve"> </w:t>
      </w:r>
      <w:r>
        <w:t>Aldalwie,</w:t>
      </w:r>
      <w:r>
        <w:rPr>
          <w:spacing w:val="7"/>
        </w:rPr>
        <w:t xml:space="preserve"> </w:t>
      </w:r>
      <w:r>
        <w:t>A.</w:t>
      </w:r>
      <w:r>
        <w:rPr>
          <w:spacing w:val="8"/>
        </w:rPr>
        <w:t xml:space="preserve"> </w:t>
      </w:r>
      <w:r>
        <w:t>H.</w:t>
      </w:r>
      <w:r>
        <w:rPr>
          <w:spacing w:val="-6"/>
        </w:rPr>
        <w:t xml:space="preserve"> </w:t>
      </w:r>
      <w:r>
        <w:t>M.,</w:t>
      </w:r>
      <w:r>
        <w:rPr>
          <w:spacing w:val="-6"/>
        </w:rPr>
        <w:t xml:space="preserve"> </w:t>
      </w:r>
      <w:r>
        <w:t>Tho,</w:t>
      </w:r>
      <w:r>
        <w:rPr>
          <w:spacing w:val="-6"/>
        </w:rPr>
        <w:t xml:space="preserve"> </w:t>
      </w:r>
      <w:r>
        <w:t>Q.</w:t>
      </w:r>
      <w:r>
        <w:rPr>
          <w:spacing w:val="-6"/>
        </w:rPr>
        <w:t xml:space="preserve"> </w:t>
      </w:r>
      <w:r>
        <w:t>T.,</w:t>
      </w:r>
      <w:r>
        <w:rPr>
          <w:spacing w:val="-6"/>
        </w:rPr>
        <w:t xml:space="preserve"> </w:t>
      </w:r>
      <w:r>
        <w:t>Bidaki,</w:t>
      </w:r>
      <w:r>
        <w:rPr>
          <w:spacing w:val="-6"/>
        </w:rPr>
        <w:t xml:space="preserve"> </w:t>
      </w:r>
      <w:r>
        <w:rPr>
          <w:spacing w:val="-5"/>
        </w:rPr>
        <w:t>M.,</w:t>
      </w:r>
    </w:p>
    <w:p w14:paraId="63E33A14" w14:textId="77777777" w:rsidR="005A2A7E" w:rsidRDefault="008E3266">
      <w:pPr>
        <w:spacing w:before="41" w:line="276" w:lineRule="auto"/>
        <w:ind w:left="861" w:right="178"/>
        <w:jc w:val="both"/>
      </w:pPr>
      <w:r>
        <w:t xml:space="preserve">... &amp; Hosseinzadeh, M. (2021). A comprehensive survey and taxonomy of the SVM-based intrusion detection systems. </w:t>
      </w:r>
      <w:r>
        <w:rPr>
          <w:i/>
        </w:rPr>
        <w:t>Journal of Network and Computer Applications</w:t>
      </w:r>
      <w:r>
        <w:t xml:space="preserve">, </w:t>
      </w:r>
      <w:r>
        <w:rPr>
          <w:i/>
        </w:rPr>
        <w:t>178</w:t>
      </w:r>
      <w:r>
        <w:t>, 102983.</w:t>
      </w:r>
    </w:p>
    <w:p w14:paraId="1F37EA83" w14:textId="77777777" w:rsidR="005A2A7E" w:rsidRDefault="008E3266">
      <w:pPr>
        <w:pStyle w:val="ListeParagraf"/>
        <w:numPr>
          <w:ilvl w:val="0"/>
          <w:numId w:val="1"/>
        </w:numPr>
        <w:tabs>
          <w:tab w:val="left" w:pos="861"/>
        </w:tabs>
        <w:spacing w:line="276" w:lineRule="auto"/>
        <w:ind w:left="861" w:right="182"/>
        <w:jc w:val="both"/>
        <w:rPr>
          <w:sz w:val="24"/>
        </w:rPr>
      </w:pPr>
      <w:r>
        <w:t>Sahingoz, O. K., Çebi, C. B., Bulut, F. S., Fırat, H., &amp; Karataş, G. (2019). Saldırı Tespit Sistemlerinde Makine Öğrenmesi Modellerinin</w:t>
      </w:r>
      <w:r>
        <w:rPr>
          <w:spacing w:val="-6"/>
        </w:rPr>
        <w:t xml:space="preserve"> </w:t>
      </w:r>
      <w:r>
        <w:t>Karşılaştırılması.</w:t>
      </w:r>
      <w:r>
        <w:rPr>
          <w:spacing w:val="-6"/>
        </w:rPr>
        <w:t xml:space="preserve"> </w:t>
      </w:r>
      <w:r>
        <w:rPr>
          <w:i/>
        </w:rPr>
        <w:t>Erzincan</w:t>
      </w:r>
      <w:r>
        <w:rPr>
          <w:i/>
          <w:spacing w:val="-6"/>
        </w:rPr>
        <w:t xml:space="preserve"> </w:t>
      </w:r>
      <w:r>
        <w:rPr>
          <w:i/>
        </w:rPr>
        <w:t>University</w:t>
      </w:r>
      <w:r>
        <w:rPr>
          <w:i/>
          <w:spacing w:val="-6"/>
        </w:rPr>
        <w:t xml:space="preserve"> </w:t>
      </w:r>
      <w:r>
        <w:rPr>
          <w:i/>
        </w:rPr>
        <w:t>Journal of Science and Technology</w:t>
      </w:r>
      <w:r>
        <w:t xml:space="preserve">, </w:t>
      </w:r>
      <w:r>
        <w:rPr>
          <w:i/>
        </w:rPr>
        <w:t>12</w:t>
      </w:r>
      <w:r>
        <w:t>(3), 1513-1525.</w:t>
      </w:r>
    </w:p>
    <w:p w14:paraId="3F2C5485" w14:textId="77777777" w:rsidR="005A2A7E" w:rsidRDefault="008E3266">
      <w:pPr>
        <w:pStyle w:val="ListeParagraf"/>
        <w:numPr>
          <w:ilvl w:val="0"/>
          <w:numId w:val="1"/>
        </w:numPr>
        <w:tabs>
          <w:tab w:val="left" w:pos="861"/>
        </w:tabs>
        <w:spacing w:line="276" w:lineRule="auto"/>
        <w:ind w:left="861" w:right="180"/>
        <w:jc w:val="both"/>
        <w:rPr>
          <w:sz w:val="24"/>
        </w:rPr>
      </w:pPr>
      <w:r>
        <w:t>Dhaliwal, S. S., Nahid, A. A., &amp; Abbas,</w:t>
      </w:r>
      <w:r>
        <w:rPr>
          <w:spacing w:val="-4"/>
        </w:rPr>
        <w:t xml:space="preserve"> </w:t>
      </w:r>
      <w:r>
        <w:t>R.</w:t>
      </w:r>
      <w:r>
        <w:rPr>
          <w:spacing w:val="-4"/>
        </w:rPr>
        <w:t xml:space="preserve"> </w:t>
      </w:r>
      <w:r>
        <w:t>(2018).</w:t>
      </w:r>
      <w:r>
        <w:rPr>
          <w:spacing w:val="-4"/>
        </w:rPr>
        <w:t xml:space="preserve"> </w:t>
      </w:r>
      <w:r>
        <w:t>Effective</w:t>
      </w:r>
      <w:r>
        <w:rPr>
          <w:spacing w:val="-4"/>
        </w:rPr>
        <w:t xml:space="preserve"> </w:t>
      </w:r>
      <w:r>
        <w:t>intrusion</w:t>
      </w:r>
      <w:r>
        <w:rPr>
          <w:spacing w:val="-4"/>
        </w:rPr>
        <w:t xml:space="preserve"> </w:t>
      </w:r>
      <w:r>
        <w:t>detection</w:t>
      </w:r>
      <w:r>
        <w:rPr>
          <w:spacing w:val="-4"/>
        </w:rPr>
        <w:t xml:space="preserve"> </w:t>
      </w:r>
      <w:r>
        <w:t>system</w:t>
      </w:r>
      <w:r>
        <w:rPr>
          <w:spacing w:val="-4"/>
        </w:rPr>
        <w:t xml:space="preserve"> </w:t>
      </w:r>
      <w:r>
        <w:t xml:space="preserve">using XGBoost. </w:t>
      </w:r>
      <w:r>
        <w:rPr>
          <w:i/>
        </w:rPr>
        <w:t>Information</w:t>
      </w:r>
      <w:r>
        <w:t xml:space="preserve">, </w:t>
      </w:r>
      <w:r>
        <w:rPr>
          <w:i/>
        </w:rPr>
        <w:t>9</w:t>
      </w:r>
      <w:r>
        <w:t>(7), 149.</w:t>
      </w:r>
    </w:p>
    <w:p w14:paraId="22B33D3F" w14:textId="77777777" w:rsidR="005A2A7E" w:rsidRDefault="008E3266">
      <w:pPr>
        <w:pStyle w:val="ListeParagraf"/>
        <w:numPr>
          <w:ilvl w:val="0"/>
          <w:numId w:val="1"/>
        </w:numPr>
        <w:tabs>
          <w:tab w:val="left" w:pos="861"/>
        </w:tabs>
        <w:spacing w:line="276" w:lineRule="auto"/>
        <w:ind w:left="861" w:right="183"/>
        <w:jc w:val="both"/>
        <w:rPr>
          <w:sz w:val="24"/>
        </w:rPr>
      </w:pPr>
      <w:r>
        <w:t xml:space="preserve">Chan, K. Y., Abu-Salih, B., Qaddoura, R., Ala’M, A. Z., Palade, V., Pham, D. S., ... &amp; Muhammad, K. (2023). Deep neural networks in the cloud: Review, applications, challenges and research directions. </w:t>
      </w:r>
      <w:r>
        <w:rPr>
          <w:i/>
        </w:rPr>
        <w:t>Neurocomputing</w:t>
      </w:r>
      <w:r>
        <w:t xml:space="preserve">, </w:t>
      </w:r>
      <w:r>
        <w:rPr>
          <w:i/>
        </w:rPr>
        <w:t>545</w:t>
      </w:r>
      <w:r>
        <w:t>, 126327.</w:t>
      </w:r>
    </w:p>
    <w:p w14:paraId="514165F0" w14:textId="77777777" w:rsidR="005A2A7E" w:rsidRDefault="008E3266">
      <w:pPr>
        <w:pStyle w:val="ListeParagraf"/>
        <w:numPr>
          <w:ilvl w:val="0"/>
          <w:numId w:val="1"/>
        </w:numPr>
        <w:tabs>
          <w:tab w:val="left" w:pos="859"/>
          <w:tab w:val="left" w:pos="861"/>
        </w:tabs>
        <w:spacing w:line="276" w:lineRule="auto"/>
        <w:ind w:left="861" w:right="189"/>
        <w:jc w:val="both"/>
      </w:pPr>
      <w:r>
        <w:t>Bonifazi, G., Cauteruccio, F., Corradini, E., Marchetti, M., Terracina, G., Ursino, D., &amp; Virgili, L. (2024). A model-agnostic,</w:t>
      </w:r>
      <w:r>
        <w:rPr>
          <w:spacing w:val="-5"/>
        </w:rPr>
        <w:t xml:space="preserve"> </w:t>
      </w:r>
      <w:r>
        <w:t>network</w:t>
      </w:r>
      <w:r>
        <w:rPr>
          <w:spacing w:val="-5"/>
        </w:rPr>
        <w:t xml:space="preserve"> </w:t>
      </w:r>
      <w:r>
        <w:t>theory-based</w:t>
      </w:r>
      <w:r>
        <w:rPr>
          <w:spacing w:val="-5"/>
        </w:rPr>
        <w:t xml:space="preserve"> </w:t>
      </w:r>
      <w:r>
        <w:t>framework</w:t>
      </w:r>
      <w:r>
        <w:rPr>
          <w:spacing w:val="-5"/>
        </w:rPr>
        <w:t xml:space="preserve"> </w:t>
      </w:r>
      <w:r>
        <w:t>for</w:t>
      </w:r>
      <w:r>
        <w:rPr>
          <w:spacing w:val="-5"/>
        </w:rPr>
        <w:t xml:space="preserve"> </w:t>
      </w:r>
      <w:r>
        <w:t>supporting</w:t>
      </w:r>
      <w:r>
        <w:rPr>
          <w:spacing w:val="-5"/>
        </w:rPr>
        <w:t xml:space="preserve"> </w:t>
      </w:r>
      <w:r>
        <w:t>XAI</w:t>
      </w:r>
      <w:r>
        <w:rPr>
          <w:spacing w:val="-5"/>
        </w:rPr>
        <w:t xml:space="preserve"> </w:t>
      </w:r>
      <w:r>
        <w:t xml:space="preserve">on classifiers. </w:t>
      </w:r>
      <w:r>
        <w:rPr>
          <w:i/>
        </w:rPr>
        <w:t>Expert Systems with Applications</w:t>
      </w:r>
      <w:r>
        <w:t xml:space="preserve">, </w:t>
      </w:r>
      <w:r>
        <w:rPr>
          <w:i/>
        </w:rPr>
        <w:t>241</w:t>
      </w:r>
      <w:r>
        <w:t>, 122588.</w:t>
      </w:r>
    </w:p>
    <w:p w14:paraId="54F0900A" w14:textId="77777777" w:rsidR="005A2A7E" w:rsidRDefault="008E3266">
      <w:pPr>
        <w:pStyle w:val="ListeParagraf"/>
        <w:numPr>
          <w:ilvl w:val="0"/>
          <w:numId w:val="1"/>
        </w:numPr>
        <w:tabs>
          <w:tab w:val="left" w:pos="859"/>
          <w:tab w:val="left" w:pos="861"/>
        </w:tabs>
        <w:spacing w:line="276" w:lineRule="auto"/>
        <w:ind w:left="861" w:right="185"/>
        <w:jc w:val="both"/>
      </w:pPr>
      <w:r>
        <w:t xml:space="preserve">Ribeiro, M. T., Singh, S., &amp; Guestrin, C. (2016, August). " Why should i trust you?" Explaining the predictions of any classifier. In </w:t>
      </w:r>
      <w:r>
        <w:rPr>
          <w:i/>
        </w:rPr>
        <w:t xml:space="preserve">Proceedings of the 22nd ACM SIGKDD international conference on knowledge discovery and data mining </w:t>
      </w:r>
      <w:r>
        <w:t>(pp. 1135-1144).</w:t>
      </w:r>
    </w:p>
    <w:p w14:paraId="2BD2A008" w14:textId="77777777" w:rsidR="005A2A7E" w:rsidRDefault="008E3266">
      <w:pPr>
        <w:pStyle w:val="ListeParagraf"/>
        <w:numPr>
          <w:ilvl w:val="0"/>
          <w:numId w:val="1"/>
        </w:numPr>
        <w:tabs>
          <w:tab w:val="left" w:pos="859"/>
          <w:tab w:val="left" w:pos="861"/>
        </w:tabs>
        <w:spacing w:line="276" w:lineRule="auto"/>
        <w:ind w:left="861" w:right="190"/>
        <w:jc w:val="both"/>
      </w:pPr>
      <w:r>
        <w:t xml:space="preserve">Karampinis, I., Morfidis, K., &amp; Iliadis, L. (2024). Derivation of Analytical Equations for the Fundamental Period of Framed Structures Using Machine Learning and SHAP Values. </w:t>
      </w:r>
      <w:r>
        <w:rPr>
          <w:i/>
        </w:rPr>
        <w:t>Applied Sciences</w:t>
      </w:r>
      <w:r>
        <w:t xml:space="preserve">, </w:t>
      </w:r>
      <w:r>
        <w:rPr>
          <w:i/>
        </w:rPr>
        <w:t>14</w:t>
      </w:r>
      <w:r>
        <w:t>(19), 9072.</w:t>
      </w:r>
    </w:p>
    <w:p w14:paraId="4A5228EC" w14:textId="77777777" w:rsidR="005A2A7E" w:rsidRDefault="008E3266">
      <w:pPr>
        <w:pStyle w:val="ListeParagraf"/>
        <w:numPr>
          <w:ilvl w:val="0"/>
          <w:numId w:val="1"/>
        </w:numPr>
        <w:tabs>
          <w:tab w:val="left" w:pos="861"/>
        </w:tabs>
        <w:spacing w:line="276" w:lineRule="auto"/>
        <w:ind w:left="861" w:right="178"/>
        <w:jc w:val="both"/>
        <w:rPr>
          <w:sz w:val="24"/>
        </w:rPr>
      </w:pPr>
      <w:r>
        <w:t>Ribeiro,</w:t>
      </w:r>
      <w:r>
        <w:rPr>
          <w:spacing w:val="80"/>
        </w:rPr>
        <w:t xml:space="preserve"> </w:t>
      </w:r>
      <w:r>
        <w:t>M.</w:t>
      </w:r>
      <w:r>
        <w:rPr>
          <w:spacing w:val="80"/>
        </w:rPr>
        <w:t xml:space="preserve"> </w:t>
      </w:r>
      <w:r>
        <w:t>T.,</w:t>
      </w:r>
      <w:r>
        <w:rPr>
          <w:spacing w:val="80"/>
        </w:rPr>
        <w:t xml:space="preserve"> </w:t>
      </w:r>
      <w:r>
        <w:t>Singh,</w:t>
      </w:r>
      <w:r>
        <w:rPr>
          <w:spacing w:val="80"/>
        </w:rPr>
        <w:t xml:space="preserve"> </w:t>
      </w:r>
      <w:r>
        <w:t>S.,</w:t>
      </w:r>
      <w:r>
        <w:rPr>
          <w:spacing w:val="80"/>
        </w:rPr>
        <w:t xml:space="preserve"> </w:t>
      </w:r>
      <w:r>
        <w:t>&amp;</w:t>
      </w:r>
      <w:r>
        <w:rPr>
          <w:spacing w:val="80"/>
        </w:rPr>
        <w:t xml:space="preserve"> </w:t>
      </w:r>
      <w:r>
        <w:t>Guestrin,</w:t>
      </w:r>
      <w:r>
        <w:rPr>
          <w:spacing w:val="80"/>
        </w:rPr>
        <w:t xml:space="preserve"> </w:t>
      </w:r>
      <w:r>
        <w:t>C.</w:t>
      </w:r>
      <w:r>
        <w:rPr>
          <w:spacing w:val="80"/>
        </w:rPr>
        <w:t xml:space="preserve"> </w:t>
      </w:r>
      <w:r>
        <w:t>(2018,</w:t>
      </w:r>
      <w:r>
        <w:rPr>
          <w:spacing w:val="80"/>
        </w:rPr>
        <w:t xml:space="preserve"> </w:t>
      </w:r>
      <w:r>
        <w:t>April).</w:t>
      </w:r>
      <w:r>
        <w:rPr>
          <w:spacing w:val="80"/>
        </w:rPr>
        <w:t xml:space="preserve"> </w:t>
      </w:r>
      <w:r>
        <w:t>Anchors:</w:t>
      </w:r>
      <w:r>
        <w:rPr>
          <w:spacing w:val="80"/>
        </w:rPr>
        <w:t xml:space="preserve"> </w:t>
      </w:r>
      <w:r>
        <w:t xml:space="preserve">High-precision model-agnostic explanations. In </w:t>
      </w:r>
      <w:r>
        <w:rPr>
          <w:i/>
        </w:rPr>
        <w:t>Proceedings of the AAAI</w:t>
      </w:r>
      <w:r>
        <w:rPr>
          <w:i/>
          <w:spacing w:val="-5"/>
        </w:rPr>
        <w:t xml:space="preserve"> </w:t>
      </w:r>
      <w:r>
        <w:rPr>
          <w:i/>
        </w:rPr>
        <w:t>conference</w:t>
      </w:r>
      <w:r>
        <w:rPr>
          <w:i/>
          <w:spacing w:val="-5"/>
        </w:rPr>
        <w:t xml:space="preserve"> </w:t>
      </w:r>
      <w:r>
        <w:rPr>
          <w:i/>
        </w:rPr>
        <w:t>on</w:t>
      </w:r>
      <w:r>
        <w:rPr>
          <w:i/>
          <w:spacing w:val="-5"/>
        </w:rPr>
        <w:t xml:space="preserve"> </w:t>
      </w:r>
      <w:r>
        <w:rPr>
          <w:i/>
        </w:rPr>
        <w:t>artificial</w:t>
      </w:r>
      <w:r>
        <w:rPr>
          <w:i/>
          <w:spacing w:val="-5"/>
        </w:rPr>
        <w:t xml:space="preserve"> </w:t>
      </w:r>
      <w:r>
        <w:rPr>
          <w:i/>
        </w:rPr>
        <w:t xml:space="preserve">intelligence </w:t>
      </w:r>
      <w:r>
        <w:t>(Vol. 32, No. 1).</w:t>
      </w:r>
    </w:p>
    <w:p w14:paraId="4CF8D3A7" w14:textId="77777777" w:rsidR="005A2A7E" w:rsidRDefault="008E3266">
      <w:pPr>
        <w:pStyle w:val="ListeParagraf"/>
        <w:numPr>
          <w:ilvl w:val="0"/>
          <w:numId w:val="1"/>
        </w:numPr>
        <w:tabs>
          <w:tab w:val="left" w:pos="861"/>
        </w:tabs>
        <w:spacing w:line="276" w:lineRule="auto"/>
        <w:ind w:left="861" w:right="179"/>
        <w:jc w:val="both"/>
        <w:rPr>
          <w:sz w:val="24"/>
        </w:rPr>
      </w:pPr>
      <w:r>
        <w:t xml:space="preserve">Guidotti, R., Monreale, A., Ruggieri, S., Turini, F., Giannotti, F., &amp; Pedreschi, D. (2018). A survey of methods for explaining black box models. </w:t>
      </w:r>
      <w:r>
        <w:rPr>
          <w:i/>
        </w:rPr>
        <w:t>ACM computing</w:t>
      </w:r>
      <w:r>
        <w:rPr>
          <w:i/>
          <w:spacing w:val="-3"/>
        </w:rPr>
        <w:t xml:space="preserve"> </w:t>
      </w:r>
      <w:r>
        <w:rPr>
          <w:i/>
        </w:rPr>
        <w:t>surveys</w:t>
      </w:r>
      <w:r>
        <w:rPr>
          <w:i/>
          <w:spacing w:val="-3"/>
        </w:rPr>
        <w:t xml:space="preserve"> </w:t>
      </w:r>
      <w:r>
        <w:rPr>
          <w:i/>
        </w:rPr>
        <w:t>(CSUR)</w:t>
      </w:r>
      <w:r>
        <w:t>,</w:t>
      </w:r>
      <w:r>
        <w:rPr>
          <w:spacing w:val="-3"/>
        </w:rPr>
        <w:t xml:space="preserve"> </w:t>
      </w:r>
      <w:r>
        <w:rPr>
          <w:i/>
        </w:rPr>
        <w:t>51</w:t>
      </w:r>
      <w:r>
        <w:t xml:space="preserve">(5), </w:t>
      </w:r>
      <w:r>
        <w:rPr>
          <w:spacing w:val="-2"/>
        </w:rPr>
        <w:t>1-42.</w:t>
      </w:r>
    </w:p>
    <w:p w14:paraId="00DC996B" w14:textId="77777777" w:rsidR="005A2A7E" w:rsidRDefault="008E3266">
      <w:pPr>
        <w:pStyle w:val="ListeParagraf"/>
        <w:numPr>
          <w:ilvl w:val="0"/>
          <w:numId w:val="1"/>
        </w:numPr>
        <w:tabs>
          <w:tab w:val="left" w:pos="859"/>
          <w:tab w:val="left" w:pos="861"/>
        </w:tabs>
        <w:spacing w:line="276" w:lineRule="auto"/>
        <w:ind w:left="861" w:right="186"/>
        <w:jc w:val="both"/>
      </w:pPr>
      <w:r>
        <w:t>Selvaraju,</w:t>
      </w:r>
      <w:r>
        <w:rPr>
          <w:spacing w:val="40"/>
        </w:rPr>
        <w:t xml:space="preserve"> </w:t>
      </w:r>
      <w:r>
        <w:t>R.</w:t>
      </w:r>
      <w:r>
        <w:rPr>
          <w:spacing w:val="40"/>
        </w:rPr>
        <w:t xml:space="preserve"> </w:t>
      </w:r>
      <w:r>
        <w:t>R.,</w:t>
      </w:r>
      <w:r>
        <w:rPr>
          <w:spacing w:val="40"/>
        </w:rPr>
        <w:t xml:space="preserve"> </w:t>
      </w:r>
      <w:r>
        <w:t>Cogswell,</w:t>
      </w:r>
      <w:r>
        <w:rPr>
          <w:spacing w:val="40"/>
        </w:rPr>
        <w:t xml:space="preserve"> </w:t>
      </w:r>
      <w:r>
        <w:t>M.,</w:t>
      </w:r>
      <w:r>
        <w:rPr>
          <w:spacing w:val="40"/>
        </w:rPr>
        <w:t xml:space="preserve"> </w:t>
      </w:r>
      <w:r>
        <w:t>Das,</w:t>
      </w:r>
      <w:r>
        <w:rPr>
          <w:spacing w:val="40"/>
        </w:rPr>
        <w:t xml:space="preserve"> </w:t>
      </w:r>
      <w:r>
        <w:t>A.,</w:t>
      </w:r>
      <w:r>
        <w:rPr>
          <w:spacing w:val="40"/>
        </w:rPr>
        <w:t xml:space="preserve"> </w:t>
      </w:r>
      <w:r>
        <w:t>Vedantam,</w:t>
      </w:r>
      <w:r>
        <w:rPr>
          <w:spacing w:val="40"/>
        </w:rPr>
        <w:t xml:space="preserve"> </w:t>
      </w:r>
      <w:r>
        <w:t>R.,</w:t>
      </w:r>
      <w:r>
        <w:rPr>
          <w:spacing w:val="40"/>
        </w:rPr>
        <w:t xml:space="preserve"> </w:t>
      </w:r>
      <w:r>
        <w:t>Parikh,</w:t>
      </w:r>
      <w:r>
        <w:rPr>
          <w:spacing w:val="40"/>
        </w:rPr>
        <w:t xml:space="preserve"> </w:t>
      </w:r>
      <w:r>
        <w:t>D.,</w:t>
      </w:r>
      <w:r>
        <w:rPr>
          <w:spacing w:val="40"/>
        </w:rPr>
        <w:t xml:space="preserve"> </w:t>
      </w:r>
      <w:r>
        <w:t>&amp;</w:t>
      </w:r>
      <w:r>
        <w:rPr>
          <w:spacing w:val="40"/>
        </w:rPr>
        <w:t xml:space="preserve"> </w:t>
      </w:r>
      <w:r>
        <w:t>Batra,</w:t>
      </w:r>
      <w:r>
        <w:rPr>
          <w:spacing w:val="40"/>
        </w:rPr>
        <w:t xml:space="preserve"> </w:t>
      </w:r>
      <w:r>
        <w:t>D.</w:t>
      </w:r>
      <w:r>
        <w:rPr>
          <w:spacing w:val="40"/>
        </w:rPr>
        <w:t xml:space="preserve"> </w:t>
      </w:r>
      <w:r>
        <w:t xml:space="preserve">(2017). Grad-cam: Visual explanations from deep networks via gradient-based localization. In </w:t>
      </w:r>
      <w:r>
        <w:rPr>
          <w:i/>
        </w:rPr>
        <w:t xml:space="preserve">Proceedings of the IEEE international conference on computer vision </w:t>
      </w:r>
      <w:r>
        <w:t>(pp. 618-626).</w:t>
      </w:r>
    </w:p>
    <w:p w14:paraId="29F658FE" w14:textId="77777777" w:rsidR="005A2A7E" w:rsidRDefault="008E3266">
      <w:pPr>
        <w:pStyle w:val="ListeParagraf"/>
        <w:numPr>
          <w:ilvl w:val="0"/>
          <w:numId w:val="1"/>
        </w:numPr>
        <w:tabs>
          <w:tab w:val="left" w:pos="859"/>
          <w:tab w:val="left" w:pos="861"/>
        </w:tabs>
        <w:spacing w:line="276" w:lineRule="auto"/>
        <w:ind w:left="861" w:right="183"/>
        <w:jc w:val="both"/>
      </w:pPr>
      <w:r>
        <w:t>Dhurandhar, A., Chen, P. Y., Luss, R., Tu, C. C., Ting, P., Shanmugam,</w:t>
      </w:r>
      <w:r>
        <w:rPr>
          <w:spacing w:val="-9"/>
        </w:rPr>
        <w:t xml:space="preserve"> </w:t>
      </w:r>
      <w:r>
        <w:t>K.,</w:t>
      </w:r>
      <w:r>
        <w:rPr>
          <w:spacing w:val="-9"/>
        </w:rPr>
        <w:t xml:space="preserve"> </w:t>
      </w:r>
      <w:r>
        <w:t>&amp;</w:t>
      </w:r>
      <w:r>
        <w:rPr>
          <w:spacing w:val="-9"/>
        </w:rPr>
        <w:t xml:space="preserve"> </w:t>
      </w:r>
      <w:r>
        <w:t>Das,</w:t>
      </w:r>
      <w:r>
        <w:rPr>
          <w:spacing w:val="-9"/>
        </w:rPr>
        <w:t xml:space="preserve"> </w:t>
      </w:r>
      <w:r>
        <w:t>P.</w:t>
      </w:r>
      <w:r>
        <w:rPr>
          <w:spacing w:val="-9"/>
        </w:rPr>
        <w:t xml:space="preserve"> </w:t>
      </w:r>
      <w:r>
        <w:t>(2018). Explanations</w:t>
      </w:r>
      <w:r>
        <w:rPr>
          <w:spacing w:val="-6"/>
        </w:rPr>
        <w:t xml:space="preserve"> </w:t>
      </w:r>
      <w:r>
        <w:t>based</w:t>
      </w:r>
      <w:r>
        <w:rPr>
          <w:spacing w:val="-6"/>
        </w:rPr>
        <w:t xml:space="preserve"> </w:t>
      </w:r>
      <w:r>
        <w:t>on</w:t>
      </w:r>
      <w:r>
        <w:rPr>
          <w:spacing w:val="-6"/>
        </w:rPr>
        <w:t xml:space="preserve"> </w:t>
      </w:r>
      <w:r>
        <w:t>the</w:t>
      </w:r>
      <w:r>
        <w:rPr>
          <w:spacing w:val="-6"/>
        </w:rPr>
        <w:t xml:space="preserve"> </w:t>
      </w:r>
      <w:r>
        <w:t>missing:</w:t>
      </w:r>
      <w:r>
        <w:rPr>
          <w:spacing w:val="-6"/>
        </w:rPr>
        <w:t xml:space="preserve"> </w:t>
      </w:r>
      <w:r>
        <w:t>Towards</w:t>
      </w:r>
      <w:r>
        <w:rPr>
          <w:spacing w:val="-6"/>
        </w:rPr>
        <w:t xml:space="preserve"> </w:t>
      </w:r>
      <w:r>
        <w:t>contrastive</w:t>
      </w:r>
      <w:r>
        <w:rPr>
          <w:spacing w:val="-6"/>
        </w:rPr>
        <w:t xml:space="preserve"> </w:t>
      </w:r>
      <w:r>
        <w:t>explanations</w:t>
      </w:r>
      <w:r>
        <w:rPr>
          <w:spacing w:val="-6"/>
        </w:rPr>
        <w:t xml:space="preserve"> </w:t>
      </w:r>
      <w:r>
        <w:t>with</w:t>
      </w:r>
      <w:r>
        <w:rPr>
          <w:spacing w:val="-6"/>
        </w:rPr>
        <w:t xml:space="preserve"> </w:t>
      </w:r>
      <w:r>
        <w:t>pertinent</w:t>
      </w:r>
      <w:r>
        <w:rPr>
          <w:spacing w:val="-6"/>
        </w:rPr>
        <w:t xml:space="preserve"> </w:t>
      </w:r>
      <w:r>
        <w:t xml:space="preserve">negatives. </w:t>
      </w:r>
      <w:r>
        <w:rPr>
          <w:i/>
        </w:rPr>
        <w:t>Advances in neural information processing systems</w:t>
      </w:r>
      <w:r>
        <w:t xml:space="preserve">, </w:t>
      </w:r>
      <w:r>
        <w:rPr>
          <w:i/>
        </w:rPr>
        <w:t>31</w:t>
      </w:r>
      <w:r>
        <w:t>.</w:t>
      </w:r>
    </w:p>
    <w:p w14:paraId="6AC0C7D0" w14:textId="77777777" w:rsidR="005A2A7E" w:rsidRDefault="008E3266">
      <w:pPr>
        <w:pStyle w:val="ListeParagraf"/>
        <w:numPr>
          <w:ilvl w:val="0"/>
          <w:numId w:val="1"/>
        </w:numPr>
        <w:tabs>
          <w:tab w:val="left" w:pos="859"/>
          <w:tab w:val="left" w:pos="861"/>
        </w:tabs>
        <w:spacing w:line="276" w:lineRule="auto"/>
        <w:ind w:left="861" w:right="183"/>
        <w:jc w:val="both"/>
      </w:pPr>
      <w:r>
        <w:t>Capuano, N., Fenza,</w:t>
      </w:r>
      <w:r>
        <w:rPr>
          <w:spacing w:val="-6"/>
        </w:rPr>
        <w:t xml:space="preserve"> </w:t>
      </w:r>
      <w:r>
        <w:t>G.,</w:t>
      </w:r>
      <w:r>
        <w:rPr>
          <w:spacing w:val="-6"/>
        </w:rPr>
        <w:t xml:space="preserve"> </w:t>
      </w:r>
      <w:r>
        <w:t>Loia,</w:t>
      </w:r>
      <w:r>
        <w:rPr>
          <w:spacing w:val="-6"/>
        </w:rPr>
        <w:t xml:space="preserve"> </w:t>
      </w:r>
      <w:r>
        <w:t>V.,</w:t>
      </w:r>
      <w:r>
        <w:rPr>
          <w:spacing w:val="-6"/>
        </w:rPr>
        <w:t xml:space="preserve"> </w:t>
      </w:r>
      <w:r>
        <w:t>&amp;</w:t>
      </w:r>
      <w:r>
        <w:rPr>
          <w:spacing w:val="-6"/>
        </w:rPr>
        <w:t xml:space="preserve"> </w:t>
      </w:r>
      <w:r>
        <w:t>Stanzione,</w:t>
      </w:r>
      <w:r>
        <w:rPr>
          <w:spacing w:val="-6"/>
        </w:rPr>
        <w:t xml:space="preserve"> </w:t>
      </w:r>
      <w:r>
        <w:t>C.</w:t>
      </w:r>
      <w:r>
        <w:rPr>
          <w:spacing w:val="-6"/>
        </w:rPr>
        <w:t xml:space="preserve"> </w:t>
      </w:r>
      <w:r>
        <w:t>(2022).</w:t>
      </w:r>
      <w:r>
        <w:rPr>
          <w:spacing w:val="-6"/>
        </w:rPr>
        <w:t xml:space="preserve"> </w:t>
      </w:r>
      <w:r>
        <w:t>Explainable</w:t>
      </w:r>
      <w:r>
        <w:rPr>
          <w:spacing w:val="-6"/>
        </w:rPr>
        <w:t xml:space="preserve"> </w:t>
      </w:r>
      <w:r>
        <w:t>artificial</w:t>
      </w:r>
      <w:r>
        <w:rPr>
          <w:spacing w:val="-6"/>
        </w:rPr>
        <w:t xml:space="preserve"> </w:t>
      </w:r>
      <w:r>
        <w:t>intelligence</w:t>
      </w:r>
      <w:r>
        <w:rPr>
          <w:spacing w:val="-6"/>
        </w:rPr>
        <w:t xml:space="preserve"> </w:t>
      </w:r>
      <w:r>
        <w:t xml:space="preserve">in cybersecurity: A survey. </w:t>
      </w:r>
      <w:r>
        <w:rPr>
          <w:i/>
        </w:rPr>
        <w:t>IEEE Access</w:t>
      </w:r>
      <w:r>
        <w:t xml:space="preserve">, </w:t>
      </w:r>
      <w:r>
        <w:rPr>
          <w:i/>
        </w:rPr>
        <w:t>10</w:t>
      </w:r>
      <w:r>
        <w:t>, 93575-93600.</w:t>
      </w:r>
    </w:p>
    <w:p w14:paraId="00BE5D1B" w14:textId="77777777" w:rsidR="005A2A7E" w:rsidRDefault="008E3266">
      <w:pPr>
        <w:pStyle w:val="ListeParagraf"/>
        <w:numPr>
          <w:ilvl w:val="0"/>
          <w:numId w:val="1"/>
        </w:numPr>
        <w:tabs>
          <w:tab w:val="left" w:pos="859"/>
          <w:tab w:val="left" w:pos="861"/>
        </w:tabs>
        <w:spacing w:line="276" w:lineRule="auto"/>
        <w:ind w:left="861" w:right="183"/>
        <w:jc w:val="both"/>
      </w:pPr>
      <w:r>
        <w:t xml:space="preserve">Kocher, G., &amp; Kumar, G. (2021). Analysis of machine learning algorithms with feature selection for intrusion detection using UNSW-NB15 dataset. </w:t>
      </w:r>
      <w:r>
        <w:rPr>
          <w:i/>
        </w:rPr>
        <w:t>Available at SSRN 3784406</w:t>
      </w:r>
      <w:r>
        <w:t>.</w:t>
      </w:r>
    </w:p>
    <w:p w14:paraId="22068B35" w14:textId="77777777" w:rsidR="005A2A7E" w:rsidRDefault="008E3266">
      <w:pPr>
        <w:pStyle w:val="ListeParagraf"/>
        <w:numPr>
          <w:ilvl w:val="0"/>
          <w:numId w:val="1"/>
        </w:numPr>
        <w:tabs>
          <w:tab w:val="left" w:pos="859"/>
          <w:tab w:val="left" w:pos="861"/>
        </w:tabs>
        <w:spacing w:line="276" w:lineRule="auto"/>
        <w:ind w:left="861" w:right="181"/>
        <w:jc w:val="both"/>
      </w:pPr>
      <w:r>
        <w:t>Ahmad, M., Riaz, Q., Zeeshan, M., Tahir, H., Haider, S. A., &amp; Khan,</w:t>
      </w:r>
      <w:r>
        <w:rPr>
          <w:spacing w:val="-4"/>
        </w:rPr>
        <w:t xml:space="preserve"> </w:t>
      </w:r>
      <w:r>
        <w:t>M.</w:t>
      </w:r>
      <w:r>
        <w:rPr>
          <w:spacing w:val="-4"/>
        </w:rPr>
        <w:t xml:space="preserve"> </w:t>
      </w:r>
      <w:r>
        <w:t>S.</w:t>
      </w:r>
      <w:r>
        <w:rPr>
          <w:spacing w:val="-4"/>
        </w:rPr>
        <w:t xml:space="preserve"> </w:t>
      </w:r>
      <w:r>
        <w:t>(2021).</w:t>
      </w:r>
      <w:r>
        <w:rPr>
          <w:spacing w:val="-4"/>
        </w:rPr>
        <w:t xml:space="preserve"> </w:t>
      </w:r>
      <w:r>
        <w:t xml:space="preserve">Intrusion detection in internet of things using supervised machine learning based on application and transport layer features using UNSW-NB15 data-set. </w:t>
      </w:r>
      <w:r>
        <w:rPr>
          <w:i/>
        </w:rPr>
        <w:t>EURASIP Journal on Wireless Communications and Networking</w:t>
      </w:r>
      <w:r>
        <w:t xml:space="preserve">, </w:t>
      </w:r>
      <w:r>
        <w:rPr>
          <w:i/>
        </w:rPr>
        <w:t>2021</w:t>
      </w:r>
      <w:r>
        <w:t>, 1-23.</w:t>
      </w:r>
    </w:p>
    <w:p w14:paraId="70174525" w14:textId="77777777" w:rsidR="005A2A7E" w:rsidRDefault="008E3266">
      <w:pPr>
        <w:pStyle w:val="ListeParagraf"/>
        <w:numPr>
          <w:ilvl w:val="0"/>
          <w:numId w:val="1"/>
        </w:numPr>
        <w:tabs>
          <w:tab w:val="left" w:pos="859"/>
          <w:tab w:val="left" w:pos="861"/>
        </w:tabs>
        <w:spacing w:line="276" w:lineRule="auto"/>
        <w:ind w:left="861" w:right="181"/>
        <w:jc w:val="both"/>
      </w:pPr>
      <w:r>
        <w:t xml:space="preserve">Disha, R. A., &amp; Waheed, S. (2021, September). A Comparative study of machine learning models for Network Intrusion Detection System using UNSW-NB 15 dataset. In </w:t>
      </w:r>
      <w:r>
        <w:rPr>
          <w:i/>
        </w:rPr>
        <w:t xml:space="preserve">2021 International Conference on Electronics, Communications and Information Technology (ICECIT) </w:t>
      </w:r>
      <w:r>
        <w:t>(pp. 1-5). IEEE.</w:t>
      </w:r>
    </w:p>
    <w:p w14:paraId="47C4A06D" w14:textId="77777777" w:rsidR="005A2A7E" w:rsidRDefault="008E3266">
      <w:pPr>
        <w:pStyle w:val="ListeParagraf"/>
        <w:numPr>
          <w:ilvl w:val="0"/>
          <w:numId w:val="1"/>
        </w:numPr>
        <w:tabs>
          <w:tab w:val="left" w:pos="859"/>
          <w:tab w:val="left" w:pos="861"/>
        </w:tabs>
        <w:spacing w:line="276" w:lineRule="auto"/>
        <w:ind w:left="861" w:right="182"/>
        <w:jc w:val="both"/>
      </w:pPr>
      <w:r>
        <w:t>Fathima, A., Khan, A., Uddin, M. F., Waris, M. M., Ahmad, S., Sanin, C., &amp; Szczerbicki,</w:t>
      </w:r>
      <w:r>
        <w:rPr>
          <w:spacing w:val="-4"/>
        </w:rPr>
        <w:t xml:space="preserve"> </w:t>
      </w:r>
      <w:r>
        <w:t>E. (2023). Performance evaluation and comparative analysis of machine learning models on</w:t>
      </w:r>
      <w:r>
        <w:rPr>
          <w:spacing w:val="-3"/>
        </w:rPr>
        <w:t xml:space="preserve"> </w:t>
      </w:r>
      <w:r>
        <w:t>the</w:t>
      </w:r>
    </w:p>
    <w:p w14:paraId="5D4B611E" w14:textId="77777777" w:rsidR="005A2A7E" w:rsidRDefault="005A2A7E">
      <w:pPr>
        <w:pStyle w:val="ListeParagraf"/>
        <w:spacing w:line="276" w:lineRule="auto"/>
        <w:sectPr w:rsidR="005A2A7E">
          <w:pgSz w:w="11920" w:h="16840"/>
          <w:pgMar w:top="1380" w:right="1275" w:bottom="280" w:left="1275" w:header="720" w:footer="720" w:gutter="0"/>
          <w:cols w:space="720"/>
        </w:sectPr>
      </w:pPr>
    </w:p>
    <w:p w14:paraId="2FD9AED7" w14:textId="77777777" w:rsidR="005A2A7E" w:rsidRDefault="008E3266">
      <w:pPr>
        <w:spacing w:before="80" w:line="276" w:lineRule="auto"/>
        <w:ind w:left="861" w:right="182"/>
        <w:jc w:val="both"/>
      </w:pPr>
      <w:r>
        <w:t xml:space="preserve">UNSW-NB15 dataset: a contemporary approach to cyber threat detection. </w:t>
      </w:r>
      <w:r>
        <w:rPr>
          <w:i/>
        </w:rPr>
        <w:t>Cybernetics and Systems</w:t>
      </w:r>
      <w:r>
        <w:t>, 1-17.</w:t>
      </w:r>
    </w:p>
    <w:p w14:paraId="4D153A02" w14:textId="77777777" w:rsidR="005A2A7E" w:rsidRDefault="008E3266">
      <w:pPr>
        <w:pStyle w:val="ListeParagraf"/>
        <w:numPr>
          <w:ilvl w:val="0"/>
          <w:numId w:val="1"/>
        </w:numPr>
        <w:tabs>
          <w:tab w:val="left" w:pos="859"/>
          <w:tab w:val="left" w:pos="861"/>
        </w:tabs>
        <w:spacing w:line="276" w:lineRule="auto"/>
        <w:ind w:left="861" w:right="179"/>
        <w:jc w:val="both"/>
      </w:pPr>
      <w:r>
        <w:t xml:space="preserve">Hammad, M., El-Medany, W., &amp; Ismail, Y. (2020, December). Intrusion detection system using feature selection with clustering and classification machine learning algorithms on the unsw-nb15 dataset. In </w:t>
      </w:r>
      <w:r>
        <w:rPr>
          <w:i/>
        </w:rPr>
        <w:t xml:space="preserve">2020 international conference on innovation and intelligence for informatics, computing and technologies (3ICT) </w:t>
      </w:r>
      <w:r>
        <w:t>(pp. 1-6). IEEE.</w:t>
      </w:r>
    </w:p>
    <w:p w14:paraId="425F38A4" w14:textId="77777777" w:rsidR="005A2A7E" w:rsidRDefault="008E3266">
      <w:pPr>
        <w:pStyle w:val="ListeParagraf"/>
        <w:numPr>
          <w:ilvl w:val="0"/>
          <w:numId w:val="1"/>
        </w:numPr>
        <w:tabs>
          <w:tab w:val="left" w:pos="859"/>
          <w:tab w:val="left" w:pos="861"/>
        </w:tabs>
        <w:spacing w:line="276" w:lineRule="auto"/>
        <w:ind w:left="861" w:right="181"/>
        <w:jc w:val="both"/>
      </w:pPr>
      <w:r>
        <w:t xml:space="preserve">Abrar, I., Ayub, Z., Masoodi, F., &amp; Bamhdi, A. M. (2020, September). A machine learning approach for intrusion detection system on NSL-KDD dataset. In </w:t>
      </w:r>
      <w:r>
        <w:rPr>
          <w:i/>
        </w:rPr>
        <w:t xml:space="preserve">2020 international conference on smart electronics and communication (ICOSEC) </w:t>
      </w:r>
      <w:r>
        <w:t>(pp. 919-924). IEEE.</w:t>
      </w:r>
    </w:p>
    <w:p w14:paraId="5A0CC438" w14:textId="77777777" w:rsidR="005A2A7E" w:rsidRDefault="008E3266">
      <w:pPr>
        <w:pStyle w:val="ListeParagraf"/>
        <w:numPr>
          <w:ilvl w:val="0"/>
          <w:numId w:val="1"/>
        </w:numPr>
        <w:tabs>
          <w:tab w:val="left" w:pos="859"/>
          <w:tab w:val="left" w:pos="861"/>
        </w:tabs>
        <w:spacing w:line="276" w:lineRule="auto"/>
        <w:ind w:left="861" w:right="187"/>
        <w:jc w:val="both"/>
      </w:pPr>
      <w:r>
        <w:t>Liu, J., Kantarci, B., &amp; Adams, C. (2020, July). Machine learning-driven intrusion detection for Contiki-NG-based IoT networks exposed to NSL-KDD</w:t>
      </w:r>
      <w:r>
        <w:rPr>
          <w:spacing w:val="-4"/>
        </w:rPr>
        <w:t xml:space="preserve"> </w:t>
      </w:r>
      <w:r>
        <w:t>dataset.</w:t>
      </w:r>
      <w:r>
        <w:rPr>
          <w:spacing w:val="-4"/>
        </w:rPr>
        <w:t xml:space="preserve"> </w:t>
      </w:r>
      <w:r>
        <w:t>In</w:t>
      </w:r>
      <w:r>
        <w:rPr>
          <w:spacing w:val="-4"/>
        </w:rPr>
        <w:t xml:space="preserve"> </w:t>
      </w:r>
      <w:r>
        <w:rPr>
          <w:i/>
        </w:rPr>
        <w:t>Proceedings</w:t>
      </w:r>
      <w:r>
        <w:rPr>
          <w:i/>
          <w:spacing w:val="-4"/>
        </w:rPr>
        <w:t xml:space="preserve"> </w:t>
      </w:r>
      <w:r>
        <w:rPr>
          <w:i/>
        </w:rPr>
        <w:t>of</w:t>
      </w:r>
      <w:r>
        <w:rPr>
          <w:i/>
          <w:spacing w:val="-4"/>
        </w:rPr>
        <w:t xml:space="preserve"> </w:t>
      </w:r>
      <w:r>
        <w:rPr>
          <w:i/>
        </w:rPr>
        <w:t>the</w:t>
      </w:r>
      <w:r>
        <w:rPr>
          <w:i/>
          <w:spacing w:val="-4"/>
        </w:rPr>
        <w:t xml:space="preserve"> </w:t>
      </w:r>
      <w:r>
        <w:rPr>
          <w:i/>
        </w:rPr>
        <w:t xml:space="preserve">2nd ACM workshop on wireless security and machine learning </w:t>
      </w:r>
      <w:r>
        <w:t>(pp. 25-30).</w:t>
      </w:r>
    </w:p>
    <w:p w14:paraId="36D06D9D" w14:textId="77777777" w:rsidR="005A2A7E" w:rsidRDefault="008E3266">
      <w:pPr>
        <w:pStyle w:val="ListeParagraf"/>
        <w:numPr>
          <w:ilvl w:val="0"/>
          <w:numId w:val="1"/>
        </w:numPr>
        <w:tabs>
          <w:tab w:val="left" w:pos="859"/>
          <w:tab w:val="left" w:pos="861"/>
        </w:tabs>
        <w:spacing w:line="276" w:lineRule="auto"/>
        <w:ind w:left="861" w:right="182"/>
        <w:jc w:val="both"/>
      </w:pPr>
      <w:r>
        <w:t>S. Y. Kayode, A.</w:t>
      </w:r>
      <w:r>
        <w:rPr>
          <w:spacing w:val="-6"/>
        </w:rPr>
        <w:t xml:space="preserve"> </w:t>
      </w:r>
      <w:r>
        <w:t>I.</w:t>
      </w:r>
      <w:r>
        <w:rPr>
          <w:spacing w:val="-6"/>
        </w:rPr>
        <w:t xml:space="preserve"> </w:t>
      </w:r>
      <w:r>
        <w:t>Abiodun,</w:t>
      </w:r>
      <w:r>
        <w:rPr>
          <w:spacing w:val="-6"/>
        </w:rPr>
        <w:t xml:space="preserve"> </w:t>
      </w:r>
      <w:r>
        <w:t>S.</w:t>
      </w:r>
      <w:r>
        <w:rPr>
          <w:spacing w:val="-6"/>
        </w:rPr>
        <w:t xml:space="preserve"> </w:t>
      </w:r>
      <w:r>
        <w:t>Y.</w:t>
      </w:r>
      <w:r>
        <w:rPr>
          <w:spacing w:val="-6"/>
        </w:rPr>
        <w:t xml:space="preserve"> </w:t>
      </w:r>
      <w:r>
        <w:t>Misra,</w:t>
      </w:r>
      <w:r>
        <w:rPr>
          <w:spacing w:val="-6"/>
        </w:rPr>
        <w:t xml:space="preserve"> </w:t>
      </w:r>
      <w:r>
        <w:t>M.</w:t>
      </w:r>
      <w:r>
        <w:rPr>
          <w:spacing w:val="-6"/>
        </w:rPr>
        <w:t xml:space="preserve"> </w:t>
      </w:r>
      <w:r>
        <w:t>K.</w:t>
      </w:r>
      <w:r>
        <w:rPr>
          <w:spacing w:val="-6"/>
        </w:rPr>
        <w:t xml:space="preserve"> </w:t>
      </w:r>
      <w:r>
        <w:t>Holone</w:t>
      </w:r>
      <w:r>
        <w:rPr>
          <w:spacing w:val="-6"/>
        </w:rPr>
        <w:t xml:space="preserve"> </w:t>
      </w:r>
      <w:r>
        <w:t>and</w:t>
      </w:r>
      <w:r>
        <w:rPr>
          <w:spacing w:val="-6"/>
        </w:rPr>
        <w:t xml:space="preserve"> </w:t>
      </w:r>
      <w:r>
        <w:t>R.</w:t>
      </w:r>
      <w:r>
        <w:rPr>
          <w:spacing w:val="-6"/>
        </w:rPr>
        <w:t xml:space="preserve"> </w:t>
      </w:r>
      <w:r>
        <w:t>Colomo-Palacios,</w:t>
      </w:r>
      <w:r>
        <w:rPr>
          <w:spacing w:val="-6"/>
        </w:rPr>
        <w:t xml:space="preserve"> </w:t>
      </w:r>
      <w:r>
        <w:t>“A</w:t>
      </w:r>
      <w:r>
        <w:rPr>
          <w:spacing w:val="-6"/>
        </w:rPr>
        <w:t xml:space="preserve"> </w:t>
      </w:r>
      <w:r>
        <w:t>machine learningbased intrusion detection for detecting internet of things</w:t>
      </w:r>
      <w:r>
        <w:rPr>
          <w:spacing w:val="-4"/>
        </w:rPr>
        <w:t xml:space="preserve"> </w:t>
      </w:r>
      <w:r>
        <w:t>network</w:t>
      </w:r>
      <w:r>
        <w:rPr>
          <w:spacing w:val="-4"/>
        </w:rPr>
        <w:t xml:space="preserve"> </w:t>
      </w:r>
      <w:r>
        <w:t>attacks,”Alexandria Engineering Journal, vol. 61, no. 12, pp. 9395–9409, 2022.</w:t>
      </w:r>
    </w:p>
    <w:p w14:paraId="7509EEA2" w14:textId="77777777" w:rsidR="005A2A7E" w:rsidRDefault="008E3266">
      <w:pPr>
        <w:pStyle w:val="ListeParagraf"/>
        <w:numPr>
          <w:ilvl w:val="0"/>
          <w:numId w:val="1"/>
        </w:numPr>
        <w:tabs>
          <w:tab w:val="left" w:pos="859"/>
          <w:tab w:val="left" w:pos="861"/>
        </w:tabs>
        <w:spacing w:line="276" w:lineRule="auto"/>
        <w:ind w:left="861" w:right="181"/>
        <w:jc w:val="both"/>
      </w:pPr>
      <w:r>
        <w:t xml:space="preserve">Rastogi, S., Shrotriya, A., Singh, M. K., &amp; Potukuchi, R. V. (2022). An analysis of intrusion detection classification using supervised machine learning algorithms on nsl-kdd dataset. </w:t>
      </w:r>
      <w:r>
        <w:rPr>
          <w:i/>
        </w:rPr>
        <w:t>Journal of Computing Research and Innovation</w:t>
      </w:r>
      <w:r>
        <w:t xml:space="preserve">, </w:t>
      </w:r>
      <w:r>
        <w:rPr>
          <w:i/>
        </w:rPr>
        <w:t>7</w:t>
      </w:r>
      <w:r>
        <w:t>(1), 124-137.</w:t>
      </w:r>
    </w:p>
    <w:p w14:paraId="1914AB73" w14:textId="77777777" w:rsidR="005A2A7E" w:rsidRDefault="008E3266">
      <w:pPr>
        <w:pStyle w:val="ListeParagraf"/>
        <w:numPr>
          <w:ilvl w:val="0"/>
          <w:numId w:val="1"/>
        </w:numPr>
        <w:tabs>
          <w:tab w:val="left" w:pos="859"/>
          <w:tab w:val="left" w:pos="861"/>
        </w:tabs>
        <w:spacing w:line="276" w:lineRule="auto"/>
        <w:ind w:left="861" w:right="184"/>
        <w:jc w:val="both"/>
      </w:pPr>
      <w:r>
        <w:t>Hong, R. F., Horng, S. C.,</w:t>
      </w:r>
      <w:r>
        <w:rPr>
          <w:spacing w:val="-4"/>
        </w:rPr>
        <w:t xml:space="preserve"> </w:t>
      </w:r>
      <w:r>
        <w:t>&amp;</w:t>
      </w:r>
      <w:r>
        <w:rPr>
          <w:spacing w:val="-4"/>
        </w:rPr>
        <w:t xml:space="preserve"> </w:t>
      </w:r>
      <w:r>
        <w:t>Lin,</w:t>
      </w:r>
      <w:r>
        <w:rPr>
          <w:spacing w:val="-4"/>
        </w:rPr>
        <w:t xml:space="preserve"> </w:t>
      </w:r>
      <w:r>
        <w:t>S.</w:t>
      </w:r>
      <w:r>
        <w:rPr>
          <w:spacing w:val="-4"/>
        </w:rPr>
        <w:t xml:space="preserve"> </w:t>
      </w:r>
      <w:r>
        <w:t>S.</w:t>
      </w:r>
      <w:r>
        <w:rPr>
          <w:spacing w:val="-4"/>
        </w:rPr>
        <w:t xml:space="preserve"> </w:t>
      </w:r>
      <w:r>
        <w:t>(2021,</w:t>
      </w:r>
      <w:r>
        <w:rPr>
          <w:spacing w:val="-4"/>
        </w:rPr>
        <w:t xml:space="preserve"> </w:t>
      </w:r>
      <w:r>
        <w:t>November).</w:t>
      </w:r>
      <w:r>
        <w:rPr>
          <w:spacing w:val="-4"/>
        </w:rPr>
        <w:t xml:space="preserve"> </w:t>
      </w:r>
      <w:r>
        <w:t>Machine</w:t>
      </w:r>
      <w:r>
        <w:rPr>
          <w:spacing w:val="-4"/>
        </w:rPr>
        <w:t xml:space="preserve"> </w:t>
      </w:r>
      <w:r>
        <w:t>learning</w:t>
      </w:r>
      <w:r>
        <w:rPr>
          <w:spacing w:val="-4"/>
        </w:rPr>
        <w:t xml:space="preserve"> </w:t>
      </w:r>
      <w:r>
        <w:t>in</w:t>
      </w:r>
      <w:r>
        <w:rPr>
          <w:spacing w:val="-4"/>
        </w:rPr>
        <w:t xml:space="preserve"> </w:t>
      </w:r>
      <w:r>
        <w:t>cyber</w:t>
      </w:r>
      <w:r>
        <w:rPr>
          <w:spacing w:val="-4"/>
        </w:rPr>
        <w:t xml:space="preserve"> </w:t>
      </w:r>
      <w:r>
        <w:t xml:space="preserve">security analytics using NSL-KDD Dataset. In </w:t>
      </w:r>
      <w:r>
        <w:rPr>
          <w:i/>
        </w:rPr>
        <w:t xml:space="preserve">2021 International Conference on Technologies and Applications of Artificial Intelligence (TAAI) </w:t>
      </w:r>
      <w:r>
        <w:t>(pp. 260-265). IEEE.</w:t>
      </w:r>
    </w:p>
    <w:p w14:paraId="49021226" w14:textId="77777777" w:rsidR="005A2A7E" w:rsidRDefault="008E3266">
      <w:pPr>
        <w:pStyle w:val="ListeParagraf"/>
        <w:numPr>
          <w:ilvl w:val="0"/>
          <w:numId w:val="1"/>
        </w:numPr>
        <w:tabs>
          <w:tab w:val="left" w:pos="859"/>
          <w:tab w:val="left" w:pos="861"/>
        </w:tabs>
        <w:spacing w:line="276" w:lineRule="auto"/>
        <w:ind w:left="861" w:right="182"/>
        <w:jc w:val="both"/>
      </w:pPr>
      <w:r>
        <w:t>Jafar, M. T., Al-Fawa'reh, M., Al-Hrahsheh, Z., &amp; Jafar, S. T. (2021). Analysis and investigation of malicious DNS queries using CIRA-CIC-DoHBrw-2020</w:t>
      </w:r>
      <w:r>
        <w:rPr>
          <w:spacing w:val="-4"/>
        </w:rPr>
        <w:t xml:space="preserve"> </w:t>
      </w:r>
      <w:r>
        <w:t>dataset.</w:t>
      </w:r>
      <w:r>
        <w:rPr>
          <w:spacing w:val="-4"/>
        </w:rPr>
        <w:t xml:space="preserve"> </w:t>
      </w:r>
      <w:r>
        <w:rPr>
          <w:i/>
        </w:rPr>
        <w:t>Manchester Journal of Artificial Intelligence and Applied Sciences (MJAIAS)</w:t>
      </w:r>
      <w:r>
        <w:t>.</w:t>
      </w:r>
    </w:p>
    <w:p w14:paraId="6F7F1E8F" w14:textId="77777777" w:rsidR="005A2A7E" w:rsidRDefault="008E3266">
      <w:pPr>
        <w:pStyle w:val="ListeParagraf"/>
        <w:numPr>
          <w:ilvl w:val="0"/>
          <w:numId w:val="1"/>
        </w:numPr>
        <w:tabs>
          <w:tab w:val="left" w:pos="859"/>
          <w:tab w:val="left" w:pos="861"/>
        </w:tabs>
        <w:spacing w:line="276" w:lineRule="auto"/>
        <w:ind w:left="861" w:right="179"/>
        <w:jc w:val="both"/>
      </w:pPr>
      <w:r>
        <w:t xml:space="preserve">Alzighaibi, A. R. (2023). Detection of DoH Traffic Tunnels Using Deep Learning for Encrypted Traffic Classification. </w:t>
      </w:r>
      <w:r>
        <w:rPr>
          <w:i/>
        </w:rPr>
        <w:t>Computers</w:t>
      </w:r>
      <w:r>
        <w:t xml:space="preserve">, </w:t>
      </w:r>
      <w:r>
        <w:rPr>
          <w:i/>
        </w:rPr>
        <w:t>12</w:t>
      </w:r>
      <w:r>
        <w:t>(3), 47.</w:t>
      </w:r>
    </w:p>
    <w:p w14:paraId="7AC43D38" w14:textId="77777777" w:rsidR="005A2A7E" w:rsidRDefault="008E3266">
      <w:pPr>
        <w:pStyle w:val="ListeParagraf"/>
        <w:numPr>
          <w:ilvl w:val="0"/>
          <w:numId w:val="1"/>
        </w:numPr>
        <w:tabs>
          <w:tab w:val="left" w:pos="859"/>
          <w:tab w:val="left" w:pos="861"/>
        </w:tabs>
        <w:spacing w:line="276" w:lineRule="auto"/>
        <w:ind w:left="861" w:right="181"/>
        <w:jc w:val="both"/>
      </w:pPr>
      <w:r>
        <w:t xml:space="preserve">Maseer, Z. K., Yusof, R., Bahaman, N., Mostafa, S. A., &amp; Foozy, C. F. M. (2021). Benchmarking of machine learning for anomaly based intrusion detection systems in the CICIDS2017 dataset. </w:t>
      </w:r>
      <w:r>
        <w:rPr>
          <w:i/>
        </w:rPr>
        <w:t>IEEE access</w:t>
      </w:r>
      <w:r>
        <w:t xml:space="preserve">, </w:t>
      </w:r>
      <w:r>
        <w:rPr>
          <w:i/>
        </w:rPr>
        <w:t>9</w:t>
      </w:r>
      <w:r>
        <w:t>, 22351-22370.</w:t>
      </w:r>
    </w:p>
    <w:p w14:paraId="556D957D" w14:textId="77777777" w:rsidR="005A2A7E" w:rsidRDefault="008E3266">
      <w:pPr>
        <w:pStyle w:val="ListeParagraf"/>
        <w:numPr>
          <w:ilvl w:val="0"/>
          <w:numId w:val="1"/>
        </w:numPr>
        <w:tabs>
          <w:tab w:val="left" w:pos="859"/>
          <w:tab w:val="left" w:pos="861"/>
        </w:tabs>
        <w:spacing w:line="276" w:lineRule="auto"/>
        <w:ind w:left="861" w:right="183"/>
        <w:jc w:val="both"/>
      </w:pPr>
      <w:r>
        <w:t>Jairu, P., &amp; Mailewa, A. B. (2022, May). Network anomaly uncovering on CICIDS-2017 dataset: a supervised artificial intelligence approach. In 2022 IEEE International Conference on Electro Information Technology (eIT) (pp. 606-615). IEEE.</w:t>
      </w:r>
    </w:p>
    <w:p w14:paraId="680CB7E5" w14:textId="77777777" w:rsidR="005A2A7E" w:rsidRDefault="008E3266">
      <w:pPr>
        <w:pStyle w:val="ListeParagraf"/>
        <w:numPr>
          <w:ilvl w:val="0"/>
          <w:numId w:val="1"/>
        </w:numPr>
        <w:tabs>
          <w:tab w:val="left" w:pos="859"/>
          <w:tab w:val="left" w:pos="861"/>
        </w:tabs>
        <w:spacing w:line="276" w:lineRule="auto"/>
        <w:ind w:left="861" w:right="183"/>
        <w:jc w:val="both"/>
      </w:pPr>
      <w:r>
        <w:t xml:space="preserve">Jabbar, A. F., &amp; Mohammed, I. J. (2020, November). Development of an optimized botnet detection framework based on filters of features and machine learning classifiers using CICIDS2017 dataset. In </w:t>
      </w:r>
      <w:r>
        <w:rPr>
          <w:i/>
        </w:rPr>
        <w:t xml:space="preserve">IOP Conference Series: Materials Science and Engineering </w:t>
      </w:r>
      <w:r>
        <w:t>(Vol. 928, No. 3, p. 032027). IOP Publishing.</w:t>
      </w:r>
    </w:p>
    <w:p w14:paraId="4AF7C414" w14:textId="77777777" w:rsidR="005A2A7E" w:rsidRDefault="008E3266">
      <w:pPr>
        <w:pStyle w:val="ListeParagraf"/>
        <w:numPr>
          <w:ilvl w:val="0"/>
          <w:numId w:val="1"/>
        </w:numPr>
        <w:tabs>
          <w:tab w:val="left" w:pos="859"/>
          <w:tab w:val="left" w:pos="861"/>
        </w:tabs>
        <w:spacing w:line="276" w:lineRule="auto"/>
        <w:ind w:left="861" w:right="177"/>
        <w:jc w:val="both"/>
      </w:pPr>
      <w:r>
        <w:t xml:space="preserve">Rosay, A., Carlier, F., &amp; Leroux, P. (2020). MLP4NIDS: An efficient MLP-Based network intrusion detection for CICIDS2017 dataset. In </w:t>
      </w:r>
      <w:r>
        <w:rPr>
          <w:i/>
        </w:rPr>
        <w:t>Machine Learning for Networking: Second IFIP TC 6 International Conference, MLN 2019, Paris, France, December 3–5, 2019,</w:t>
      </w:r>
      <w:r>
        <w:rPr>
          <w:i/>
          <w:spacing w:val="40"/>
        </w:rPr>
        <w:t xml:space="preserve"> </w:t>
      </w:r>
      <w:r>
        <w:t>Revised Selected Papers 2 (pp. 240-254). Springer International Publishing.</w:t>
      </w:r>
    </w:p>
    <w:p w14:paraId="1E29FEB9" w14:textId="77777777" w:rsidR="005A2A7E" w:rsidRDefault="008E3266">
      <w:pPr>
        <w:pStyle w:val="ListeParagraf"/>
        <w:numPr>
          <w:ilvl w:val="0"/>
          <w:numId w:val="1"/>
        </w:numPr>
        <w:tabs>
          <w:tab w:val="left" w:pos="859"/>
          <w:tab w:val="left" w:pos="861"/>
        </w:tabs>
        <w:spacing w:line="276" w:lineRule="auto"/>
        <w:ind w:left="861" w:right="177"/>
        <w:jc w:val="both"/>
      </w:pPr>
      <w:r>
        <w:t>Stiawan, D., Idris, M. Y. B., Bamhdi, A. M., &amp; Budiarto, R. (2020). CICIDS-2017 dataset feature</w:t>
      </w:r>
      <w:r>
        <w:rPr>
          <w:spacing w:val="80"/>
        </w:rPr>
        <w:t xml:space="preserve"> </w:t>
      </w:r>
      <w:r>
        <w:t>analysis</w:t>
      </w:r>
      <w:r>
        <w:rPr>
          <w:spacing w:val="80"/>
        </w:rPr>
        <w:t xml:space="preserve"> </w:t>
      </w:r>
      <w:r>
        <w:t>with</w:t>
      </w:r>
      <w:r>
        <w:rPr>
          <w:spacing w:val="80"/>
        </w:rPr>
        <w:t xml:space="preserve"> </w:t>
      </w:r>
      <w:r>
        <w:t>information</w:t>
      </w:r>
      <w:r>
        <w:rPr>
          <w:spacing w:val="80"/>
        </w:rPr>
        <w:t xml:space="preserve"> </w:t>
      </w:r>
      <w:r>
        <w:t>gain</w:t>
      </w:r>
      <w:r>
        <w:rPr>
          <w:spacing w:val="80"/>
        </w:rPr>
        <w:t xml:space="preserve"> </w:t>
      </w:r>
      <w:r>
        <w:t>for</w:t>
      </w:r>
      <w:r>
        <w:rPr>
          <w:spacing w:val="80"/>
        </w:rPr>
        <w:t xml:space="preserve"> </w:t>
      </w:r>
      <w:r>
        <w:t>anomaly</w:t>
      </w:r>
      <w:r>
        <w:rPr>
          <w:spacing w:val="80"/>
        </w:rPr>
        <w:t xml:space="preserve"> </w:t>
      </w:r>
      <w:r>
        <w:t>detection.</w:t>
      </w:r>
      <w:r>
        <w:rPr>
          <w:spacing w:val="80"/>
        </w:rPr>
        <w:t xml:space="preserve"> </w:t>
      </w:r>
      <w:r>
        <w:rPr>
          <w:i/>
        </w:rPr>
        <w:t>IEEE</w:t>
      </w:r>
      <w:r>
        <w:rPr>
          <w:i/>
          <w:spacing w:val="80"/>
        </w:rPr>
        <w:t xml:space="preserve"> </w:t>
      </w:r>
      <w:r>
        <w:rPr>
          <w:i/>
        </w:rPr>
        <w:t>Access</w:t>
      </w:r>
      <w:r>
        <w:t>,</w:t>
      </w:r>
      <w:r>
        <w:rPr>
          <w:spacing w:val="80"/>
        </w:rPr>
        <w:t xml:space="preserve"> </w:t>
      </w:r>
      <w:r>
        <w:rPr>
          <w:i/>
        </w:rPr>
        <w:t>8</w:t>
      </w:r>
      <w:r>
        <w:t xml:space="preserve">, </w:t>
      </w:r>
      <w:r>
        <w:rPr>
          <w:spacing w:val="-2"/>
        </w:rPr>
        <w:t>132911-132921.</w:t>
      </w:r>
    </w:p>
    <w:p w14:paraId="4C1DAF50" w14:textId="77777777" w:rsidR="005A2A7E" w:rsidRDefault="008E3266">
      <w:pPr>
        <w:pStyle w:val="ListeParagraf"/>
        <w:numPr>
          <w:ilvl w:val="0"/>
          <w:numId w:val="1"/>
        </w:numPr>
        <w:tabs>
          <w:tab w:val="left" w:pos="859"/>
          <w:tab w:val="left" w:pos="861"/>
        </w:tabs>
        <w:spacing w:line="276" w:lineRule="auto"/>
        <w:ind w:left="861" w:right="189"/>
        <w:jc w:val="both"/>
      </w:pPr>
      <w:r>
        <w:t>Korium, M. S., Saber, M., Beattie, A., Narayanan, A., Sahoo, S., &amp; Nardelli, P. H. (2024). Intrusion detection system for cyberattacks in the Internet of Vehicles environment. Ad Hoc Networks, 153, 103330.</w:t>
      </w:r>
    </w:p>
    <w:p w14:paraId="29DB5B11" w14:textId="77777777" w:rsidR="005A2A7E" w:rsidRDefault="005A2A7E">
      <w:pPr>
        <w:pStyle w:val="ListeParagraf"/>
        <w:spacing w:line="276" w:lineRule="auto"/>
        <w:sectPr w:rsidR="005A2A7E">
          <w:pgSz w:w="11920" w:h="16840"/>
          <w:pgMar w:top="1360" w:right="1275" w:bottom="280" w:left="1275" w:header="720" w:footer="720" w:gutter="0"/>
          <w:cols w:space="720"/>
        </w:sectPr>
      </w:pPr>
    </w:p>
    <w:p w14:paraId="5F416E32" w14:textId="77777777" w:rsidR="005A2A7E" w:rsidRDefault="008E3266">
      <w:pPr>
        <w:pStyle w:val="ListeParagraf"/>
        <w:numPr>
          <w:ilvl w:val="0"/>
          <w:numId w:val="1"/>
        </w:numPr>
        <w:tabs>
          <w:tab w:val="left" w:pos="859"/>
          <w:tab w:val="left" w:pos="861"/>
        </w:tabs>
        <w:spacing w:before="80" w:line="276" w:lineRule="auto"/>
        <w:ind w:left="861" w:right="186"/>
        <w:jc w:val="both"/>
      </w:pPr>
      <w:r>
        <w:t xml:space="preserve">Kumar, A. G., Rastogi, A., &amp; Ranga, V. (2024, May). Evaluation of Different Machine Learning Classifiers on New IoT Dataset CICIoT2023. In </w:t>
      </w:r>
      <w:r>
        <w:rPr>
          <w:i/>
        </w:rPr>
        <w:t xml:space="preserve">2024 International Conference on Intelligent Systems for Cybersecurity (ISCS) </w:t>
      </w:r>
      <w:r>
        <w:t>(pp. 1-6). IEEE.</w:t>
      </w:r>
    </w:p>
    <w:p w14:paraId="6C2D57E4" w14:textId="77777777" w:rsidR="005A2A7E" w:rsidRDefault="008E3266">
      <w:pPr>
        <w:pStyle w:val="ListeParagraf"/>
        <w:numPr>
          <w:ilvl w:val="0"/>
          <w:numId w:val="1"/>
        </w:numPr>
        <w:tabs>
          <w:tab w:val="left" w:pos="859"/>
          <w:tab w:val="left" w:pos="861"/>
        </w:tabs>
        <w:spacing w:line="276" w:lineRule="auto"/>
        <w:ind w:left="861" w:right="188"/>
        <w:jc w:val="both"/>
      </w:pPr>
      <w:r>
        <w:t xml:space="preserve">Chhikara, R., &amp; Kashyap, N. (2024, May). A Comparative Analysis of Machine Learning Prediction Algorithms for Detecting IoT Botnet Activities. In </w:t>
      </w:r>
      <w:r>
        <w:rPr>
          <w:i/>
        </w:rPr>
        <w:t xml:space="preserve">2024 International Conference on Intelligent Systems for Cybersecurity (ISCS) </w:t>
      </w:r>
      <w:r>
        <w:t>(pp. 1-6). IEEE.</w:t>
      </w:r>
    </w:p>
    <w:p w14:paraId="2291BCF7" w14:textId="77777777" w:rsidR="005A2A7E" w:rsidRDefault="008E3266">
      <w:pPr>
        <w:pStyle w:val="ListeParagraf"/>
        <w:numPr>
          <w:ilvl w:val="0"/>
          <w:numId w:val="1"/>
        </w:numPr>
        <w:tabs>
          <w:tab w:val="left" w:pos="859"/>
          <w:tab w:val="left" w:pos="861"/>
        </w:tabs>
        <w:spacing w:line="276" w:lineRule="auto"/>
        <w:ind w:left="861" w:right="181"/>
        <w:jc w:val="both"/>
      </w:pPr>
      <w:r>
        <w:t xml:space="preserve">Gheni, H. Q., &amp; Al-Yaseen, W. L. (2024). Two-step data clustering for improved intrusion detection system using CICIoT2023 dataset. </w:t>
      </w:r>
      <w:r>
        <w:rPr>
          <w:i/>
        </w:rPr>
        <w:t>e-Prime-Advances in Electrical Engineering, Electronics and Energy</w:t>
      </w:r>
      <w:r>
        <w:t xml:space="preserve">, </w:t>
      </w:r>
      <w:r>
        <w:rPr>
          <w:i/>
        </w:rPr>
        <w:t>9</w:t>
      </w:r>
      <w:r>
        <w:t>, 100673.</w:t>
      </w:r>
    </w:p>
    <w:p w14:paraId="4C0B223A" w14:textId="77777777" w:rsidR="005A2A7E" w:rsidRDefault="008E3266">
      <w:pPr>
        <w:pStyle w:val="ListeParagraf"/>
        <w:numPr>
          <w:ilvl w:val="0"/>
          <w:numId w:val="1"/>
        </w:numPr>
        <w:tabs>
          <w:tab w:val="left" w:pos="859"/>
          <w:tab w:val="left" w:pos="861"/>
        </w:tabs>
        <w:spacing w:line="276" w:lineRule="auto"/>
        <w:ind w:left="861" w:right="182"/>
        <w:jc w:val="both"/>
      </w:pPr>
      <w:r>
        <w:t xml:space="preserve">Kaur, N., &amp; Gupta, L. (2024, June). Enhancing IoT Security in 6G Environment With Transparent AI: Leveraging XGBoost, SHAP and LIME. In </w:t>
      </w:r>
      <w:r>
        <w:rPr>
          <w:i/>
        </w:rPr>
        <w:t xml:space="preserve">2024 IEEE 10th International Conference on Network Softwarization (NetSoft) </w:t>
      </w:r>
      <w:r>
        <w:t>(pp. 180-184).</w:t>
      </w:r>
      <w:del w:id="548" w:author="Dekan" w:date="2025-02-10T03:04:00Z">
        <w:r w:rsidDel="0021201E">
          <w:delText xml:space="preserve"> IE</w:delText>
        </w:r>
      </w:del>
      <w:del w:id="549" w:author="Dekan" w:date="2025-02-10T03:03:00Z">
        <w:r w:rsidDel="0021201E">
          <w:delText>EE.</w:delText>
        </w:r>
      </w:del>
    </w:p>
    <w:p w14:paraId="622CE462" w14:textId="77777777" w:rsidR="005A2A7E" w:rsidRPr="0021201E" w:rsidRDefault="008E3266">
      <w:pPr>
        <w:pStyle w:val="ListeParagraf"/>
        <w:numPr>
          <w:ilvl w:val="0"/>
          <w:numId w:val="1"/>
        </w:numPr>
        <w:tabs>
          <w:tab w:val="left" w:pos="859"/>
        </w:tabs>
        <w:ind w:left="859" w:hanging="358"/>
        <w:jc w:val="both"/>
        <w:rPr>
          <w:highlight w:val="yellow"/>
          <w:rPrChange w:id="550" w:author="Dekan" w:date="2025-02-10T03:04:00Z">
            <w:rPr/>
          </w:rPrChange>
        </w:rPr>
      </w:pPr>
      <w:r w:rsidRPr="0021201E">
        <w:rPr>
          <w:highlight w:val="yellow"/>
          <w:rPrChange w:id="551" w:author="Dekan" w:date="2025-02-10T03:04:00Z">
            <w:rPr/>
          </w:rPrChange>
        </w:rPr>
        <w:t>Lundberg,</w:t>
      </w:r>
      <w:r w:rsidRPr="0021201E">
        <w:rPr>
          <w:spacing w:val="22"/>
          <w:highlight w:val="yellow"/>
          <w:rPrChange w:id="552" w:author="Dekan" w:date="2025-02-10T03:04:00Z">
            <w:rPr>
              <w:spacing w:val="22"/>
            </w:rPr>
          </w:rPrChange>
        </w:rPr>
        <w:t xml:space="preserve"> </w:t>
      </w:r>
      <w:r w:rsidRPr="0021201E">
        <w:rPr>
          <w:highlight w:val="yellow"/>
          <w:rPrChange w:id="553" w:author="Dekan" w:date="2025-02-10T03:04:00Z">
            <w:rPr/>
          </w:rPrChange>
        </w:rPr>
        <w:t>S.</w:t>
      </w:r>
      <w:r w:rsidRPr="0021201E">
        <w:rPr>
          <w:spacing w:val="25"/>
          <w:highlight w:val="yellow"/>
          <w:rPrChange w:id="554" w:author="Dekan" w:date="2025-02-10T03:04:00Z">
            <w:rPr>
              <w:spacing w:val="25"/>
            </w:rPr>
          </w:rPrChange>
        </w:rPr>
        <w:t xml:space="preserve"> </w:t>
      </w:r>
      <w:r w:rsidRPr="0021201E">
        <w:rPr>
          <w:highlight w:val="yellow"/>
          <w:rPrChange w:id="555" w:author="Dekan" w:date="2025-02-10T03:04:00Z">
            <w:rPr/>
          </w:rPrChange>
        </w:rPr>
        <w:t>M.,</w:t>
      </w:r>
      <w:r w:rsidRPr="0021201E">
        <w:rPr>
          <w:spacing w:val="24"/>
          <w:highlight w:val="yellow"/>
          <w:rPrChange w:id="556" w:author="Dekan" w:date="2025-02-10T03:04:00Z">
            <w:rPr>
              <w:spacing w:val="24"/>
            </w:rPr>
          </w:rPrChange>
        </w:rPr>
        <w:t xml:space="preserve"> </w:t>
      </w:r>
      <w:r w:rsidRPr="0021201E">
        <w:rPr>
          <w:highlight w:val="yellow"/>
          <w:rPrChange w:id="557" w:author="Dekan" w:date="2025-02-10T03:04:00Z">
            <w:rPr/>
          </w:rPrChange>
        </w:rPr>
        <w:t>&amp;</w:t>
      </w:r>
      <w:r w:rsidRPr="0021201E">
        <w:rPr>
          <w:spacing w:val="25"/>
          <w:highlight w:val="yellow"/>
          <w:rPrChange w:id="558" w:author="Dekan" w:date="2025-02-10T03:04:00Z">
            <w:rPr>
              <w:spacing w:val="25"/>
            </w:rPr>
          </w:rPrChange>
        </w:rPr>
        <w:t xml:space="preserve"> </w:t>
      </w:r>
      <w:r w:rsidRPr="0021201E">
        <w:rPr>
          <w:highlight w:val="yellow"/>
          <w:rPrChange w:id="559" w:author="Dekan" w:date="2025-02-10T03:04:00Z">
            <w:rPr/>
          </w:rPrChange>
        </w:rPr>
        <w:t>Lee,</w:t>
      </w:r>
      <w:r w:rsidRPr="0021201E">
        <w:rPr>
          <w:spacing w:val="25"/>
          <w:highlight w:val="yellow"/>
          <w:rPrChange w:id="560" w:author="Dekan" w:date="2025-02-10T03:04:00Z">
            <w:rPr>
              <w:spacing w:val="25"/>
            </w:rPr>
          </w:rPrChange>
        </w:rPr>
        <w:t xml:space="preserve"> </w:t>
      </w:r>
      <w:r w:rsidRPr="0021201E">
        <w:rPr>
          <w:highlight w:val="yellow"/>
          <w:rPrChange w:id="561" w:author="Dekan" w:date="2025-02-10T03:04:00Z">
            <w:rPr/>
          </w:rPrChange>
        </w:rPr>
        <w:t>S.</w:t>
      </w:r>
      <w:r w:rsidRPr="0021201E">
        <w:rPr>
          <w:spacing w:val="24"/>
          <w:highlight w:val="yellow"/>
          <w:rPrChange w:id="562" w:author="Dekan" w:date="2025-02-10T03:04:00Z">
            <w:rPr>
              <w:spacing w:val="24"/>
            </w:rPr>
          </w:rPrChange>
        </w:rPr>
        <w:t xml:space="preserve"> </w:t>
      </w:r>
      <w:r w:rsidRPr="0021201E">
        <w:rPr>
          <w:highlight w:val="yellow"/>
          <w:rPrChange w:id="563" w:author="Dekan" w:date="2025-02-10T03:04:00Z">
            <w:rPr/>
          </w:rPrChange>
        </w:rPr>
        <w:t>I.</w:t>
      </w:r>
      <w:r w:rsidRPr="0021201E">
        <w:rPr>
          <w:spacing w:val="11"/>
          <w:highlight w:val="yellow"/>
          <w:rPrChange w:id="564" w:author="Dekan" w:date="2025-02-10T03:04:00Z">
            <w:rPr>
              <w:spacing w:val="11"/>
            </w:rPr>
          </w:rPrChange>
        </w:rPr>
        <w:t xml:space="preserve"> </w:t>
      </w:r>
      <w:r w:rsidRPr="0021201E">
        <w:rPr>
          <w:highlight w:val="yellow"/>
          <w:rPrChange w:id="565" w:author="Dekan" w:date="2025-02-10T03:04:00Z">
            <w:rPr/>
          </w:rPrChange>
        </w:rPr>
        <w:t>(2017).</w:t>
      </w:r>
      <w:r w:rsidRPr="0021201E">
        <w:rPr>
          <w:spacing w:val="10"/>
          <w:highlight w:val="yellow"/>
          <w:rPrChange w:id="566" w:author="Dekan" w:date="2025-02-10T03:04:00Z">
            <w:rPr>
              <w:spacing w:val="10"/>
            </w:rPr>
          </w:rPrChange>
        </w:rPr>
        <w:t xml:space="preserve"> </w:t>
      </w:r>
      <w:r w:rsidRPr="0021201E">
        <w:rPr>
          <w:highlight w:val="yellow"/>
          <w:rPrChange w:id="567" w:author="Dekan" w:date="2025-02-10T03:04:00Z">
            <w:rPr/>
          </w:rPrChange>
        </w:rPr>
        <w:t>A</w:t>
      </w:r>
      <w:r w:rsidRPr="0021201E">
        <w:rPr>
          <w:spacing w:val="10"/>
          <w:highlight w:val="yellow"/>
          <w:rPrChange w:id="568" w:author="Dekan" w:date="2025-02-10T03:04:00Z">
            <w:rPr>
              <w:spacing w:val="10"/>
            </w:rPr>
          </w:rPrChange>
        </w:rPr>
        <w:t xml:space="preserve"> </w:t>
      </w:r>
      <w:r w:rsidRPr="0021201E">
        <w:rPr>
          <w:highlight w:val="yellow"/>
          <w:rPrChange w:id="569" w:author="Dekan" w:date="2025-02-10T03:04:00Z">
            <w:rPr/>
          </w:rPrChange>
        </w:rPr>
        <w:t>unified</w:t>
      </w:r>
      <w:r w:rsidRPr="0021201E">
        <w:rPr>
          <w:spacing w:val="11"/>
          <w:highlight w:val="yellow"/>
          <w:rPrChange w:id="570" w:author="Dekan" w:date="2025-02-10T03:04:00Z">
            <w:rPr>
              <w:spacing w:val="11"/>
            </w:rPr>
          </w:rPrChange>
        </w:rPr>
        <w:t xml:space="preserve"> </w:t>
      </w:r>
      <w:r w:rsidRPr="0021201E">
        <w:rPr>
          <w:highlight w:val="yellow"/>
          <w:rPrChange w:id="571" w:author="Dekan" w:date="2025-02-10T03:04:00Z">
            <w:rPr/>
          </w:rPrChange>
        </w:rPr>
        <w:t>approach</w:t>
      </w:r>
      <w:r w:rsidRPr="0021201E">
        <w:rPr>
          <w:spacing w:val="10"/>
          <w:highlight w:val="yellow"/>
          <w:rPrChange w:id="572" w:author="Dekan" w:date="2025-02-10T03:04:00Z">
            <w:rPr>
              <w:spacing w:val="10"/>
            </w:rPr>
          </w:rPrChange>
        </w:rPr>
        <w:t xml:space="preserve"> </w:t>
      </w:r>
      <w:r w:rsidRPr="0021201E">
        <w:rPr>
          <w:highlight w:val="yellow"/>
          <w:rPrChange w:id="573" w:author="Dekan" w:date="2025-02-10T03:04:00Z">
            <w:rPr/>
          </w:rPrChange>
        </w:rPr>
        <w:t>to</w:t>
      </w:r>
      <w:r w:rsidRPr="0021201E">
        <w:rPr>
          <w:spacing w:val="11"/>
          <w:highlight w:val="yellow"/>
          <w:rPrChange w:id="574" w:author="Dekan" w:date="2025-02-10T03:04:00Z">
            <w:rPr>
              <w:spacing w:val="11"/>
            </w:rPr>
          </w:rPrChange>
        </w:rPr>
        <w:t xml:space="preserve"> </w:t>
      </w:r>
      <w:r w:rsidRPr="0021201E">
        <w:rPr>
          <w:highlight w:val="yellow"/>
          <w:rPrChange w:id="575" w:author="Dekan" w:date="2025-02-10T03:04:00Z">
            <w:rPr/>
          </w:rPrChange>
        </w:rPr>
        <w:t>interpreting</w:t>
      </w:r>
      <w:r w:rsidRPr="0021201E">
        <w:rPr>
          <w:spacing w:val="10"/>
          <w:highlight w:val="yellow"/>
          <w:rPrChange w:id="576" w:author="Dekan" w:date="2025-02-10T03:04:00Z">
            <w:rPr>
              <w:spacing w:val="10"/>
            </w:rPr>
          </w:rPrChange>
        </w:rPr>
        <w:t xml:space="preserve"> </w:t>
      </w:r>
      <w:r w:rsidRPr="0021201E">
        <w:rPr>
          <w:highlight w:val="yellow"/>
          <w:rPrChange w:id="577" w:author="Dekan" w:date="2025-02-10T03:04:00Z">
            <w:rPr/>
          </w:rPrChange>
        </w:rPr>
        <w:t>model</w:t>
      </w:r>
      <w:r w:rsidRPr="0021201E">
        <w:rPr>
          <w:spacing w:val="11"/>
          <w:highlight w:val="yellow"/>
          <w:rPrChange w:id="578" w:author="Dekan" w:date="2025-02-10T03:04:00Z">
            <w:rPr>
              <w:spacing w:val="11"/>
            </w:rPr>
          </w:rPrChange>
        </w:rPr>
        <w:t xml:space="preserve"> </w:t>
      </w:r>
      <w:r w:rsidRPr="0021201E">
        <w:rPr>
          <w:spacing w:val="-2"/>
          <w:highlight w:val="yellow"/>
          <w:rPrChange w:id="579" w:author="Dekan" w:date="2025-02-10T03:04:00Z">
            <w:rPr>
              <w:spacing w:val="-2"/>
            </w:rPr>
          </w:rPrChange>
        </w:rPr>
        <w:t>predictions.</w:t>
      </w:r>
    </w:p>
    <w:p w14:paraId="6F427138" w14:textId="77777777" w:rsidR="005A2A7E" w:rsidRDefault="008E3266">
      <w:pPr>
        <w:spacing w:before="38"/>
        <w:ind w:left="861"/>
        <w:jc w:val="both"/>
      </w:pPr>
      <w:r w:rsidRPr="0021201E">
        <w:rPr>
          <w:i/>
          <w:highlight w:val="yellow"/>
          <w:rPrChange w:id="580" w:author="Dekan" w:date="2025-02-10T03:04:00Z">
            <w:rPr>
              <w:i/>
            </w:rPr>
          </w:rPrChange>
        </w:rPr>
        <w:t>Advances</w:t>
      </w:r>
      <w:r w:rsidRPr="0021201E">
        <w:rPr>
          <w:i/>
          <w:spacing w:val="-9"/>
          <w:highlight w:val="yellow"/>
          <w:rPrChange w:id="581" w:author="Dekan" w:date="2025-02-10T03:04:00Z">
            <w:rPr>
              <w:i/>
              <w:spacing w:val="-9"/>
            </w:rPr>
          </w:rPrChange>
        </w:rPr>
        <w:t xml:space="preserve"> </w:t>
      </w:r>
      <w:r w:rsidRPr="0021201E">
        <w:rPr>
          <w:i/>
          <w:highlight w:val="yellow"/>
          <w:rPrChange w:id="582" w:author="Dekan" w:date="2025-02-10T03:04:00Z">
            <w:rPr>
              <w:i/>
            </w:rPr>
          </w:rPrChange>
        </w:rPr>
        <w:t>in</w:t>
      </w:r>
      <w:r w:rsidRPr="0021201E">
        <w:rPr>
          <w:i/>
          <w:spacing w:val="-9"/>
          <w:highlight w:val="yellow"/>
          <w:rPrChange w:id="583" w:author="Dekan" w:date="2025-02-10T03:04:00Z">
            <w:rPr>
              <w:i/>
              <w:spacing w:val="-9"/>
            </w:rPr>
          </w:rPrChange>
        </w:rPr>
        <w:t xml:space="preserve"> </w:t>
      </w:r>
      <w:r w:rsidRPr="0021201E">
        <w:rPr>
          <w:i/>
          <w:highlight w:val="yellow"/>
          <w:rPrChange w:id="584" w:author="Dekan" w:date="2025-02-10T03:04:00Z">
            <w:rPr>
              <w:i/>
            </w:rPr>
          </w:rPrChange>
        </w:rPr>
        <w:t>neural</w:t>
      </w:r>
      <w:r w:rsidRPr="0021201E">
        <w:rPr>
          <w:i/>
          <w:spacing w:val="-9"/>
          <w:highlight w:val="yellow"/>
          <w:rPrChange w:id="585" w:author="Dekan" w:date="2025-02-10T03:04:00Z">
            <w:rPr>
              <w:i/>
              <w:spacing w:val="-9"/>
            </w:rPr>
          </w:rPrChange>
        </w:rPr>
        <w:t xml:space="preserve"> </w:t>
      </w:r>
      <w:r w:rsidRPr="0021201E">
        <w:rPr>
          <w:i/>
          <w:highlight w:val="yellow"/>
          <w:rPrChange w:id="586" w:author="Dekan" w:date="2025-02-10T03:04:00Z">
            <w:rPr>
              <w:i/>
            </w:rPr>
          </w:rPrChange>
        </w:rPr>
        <w:t>information</w:t>
      </w:r>
      <w:r w:rsidRPr="0021201E">
        <w:rPr>
          <w:i/>
          <w:spacing w:val="-9"/>
          <w:highlight w:val="yellow"/>
          <w:rPrChange w:id="587" w:author="Dekan" w:date="2025-02-10T03:04:00Z">
            <w:rPr>
              <w:i/>
              <w:spacing w:val="-9"/>
            </w:rPr>
          </w:rPrChange>
        </w:rPr>
        <w:t xml:space="preserve"> </w:t>
      </w:r>
      <w:r w:rsidRPr="0021201E">
        <w:rPr>
          <w:i/>
          <w:highlight w:val="yellow"/>
          <w:rPrChange w:id="588" w:author="Dekan" w:date="2025-02-10T03:04:00Z">
            <w:rPr>
              <w:i/>
            </w:rPr>
          </w:rPrChange>
        </w:rPr>
        <w:t>processing</w:t>
      </w:r>
      <w:r w:rsidRPr="0021201E">
        <w:rPr>
          <w:i/>
          <w:spacing w:val="-9"/>
          <w:highlight w:val="yellow"/>
          <w:rPrChange w:id="589" w:author="Dekan" w:date="2025-02-10T03:04:00Z">
            <w:rPr>
              <w:i/>
              <w:spacing w:val="-9"/>
            </w:rPr>
          </w:rPrChange>
        </w:rPr>
        <w:t xml:space="preserve"> </w:t>
      </w:r>
      <w:r w:rsidRPr="0021201E">
        <w:rPr>
          <w:i/>
          <w:highlight w:val="yellow"/>
          <w:rPrChange w:id="590" w:author="Dekan" w:date="2025-02-10T03:04:00Z">
            <w:rPr>
              <w:i/>
            </w:rPr>
          </w:rPrChange>
        </w:rPr>
        <w:t>systems</w:t>
      </w:r>
      <w:r w:rsidRPr="0021201E">
        <w:rPr>
          <w:highlight w:val="yellow"/>
          <w:rPrChange w:id="591" w:author="Dekan" w:date="2025-02-10T03:04:00Z">
            <w:rPr/>
          </w:rPrChange>
        </w:rPr>
        <w:t>,</w:t>
      </w:r>
      <w:r w:rsidRPr="0021201E">
        <w:rPr>
          <w:spacing w:val="-8"/>
          <w:highlight w:val="yellow"/>
          <w:rPrChange w:id="592" w:author="Dekan" w:date="2025-02-10T03:04:00Z">
            <w:rPr>
              <w:spacing w:val="-8"/>
            </w:rPr>
          </w:rPrChange>
        </w:rPr>
        <w:t xml:space="preserve"> </w:t>
      </w:r>
      <w:r w:rsidRPr="0021201E">
        <w:rPr>
          <w:i/>
          <w:spacing w:val="-5"/>
          <w:highlight w:val="yellow"/>
          <w:rPrChange w:id="593" w:author="Dekan" w:date="2025-02-10T03:04:00Z">
            <w:rPr>
              <w:i/>
              <w:spacing w:val="-5"/>
            </w:rPr>
          </w:rPrChange>
        </w:rPr>
        <w:t>30</w:t>
      </w:r>
      <w:r w:rsidRPr="0021201E">
        <w:rPr>
          <w:spacing w:val="-5"/>
          <w:highlight w:val="yellow"/>
          <w:rPrChange w:id="594" w:author="Dekan" w:date="2025-02-10T03:04:00Z">
            <w:rPr>
              <w:spacing w:val="-5"/>
            </w:rPr>
          </w:rPrChange>
        </w:rPr>
        <w:t>.</w:t>
      </w:r>
    </w:p>
    <w:sectPr w:rsidR="005A2A7E">
      <w:pgSz w:w="11920" w:h="16840"/>
      <w:pgMar w:top="1360" w:right="1275" w:bottom="280" w:left="127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164C43"/>
    <w:multiLevelType w:val="hybridMultilevel"/>
    <w:tmpl w:val="CE0C581E"/>
    <w:lvl w:ilvl="0" w:tplc="0D12A67C">
      <w:start w:val="1"/>
      <w:numFmt w:val="decimal"/>
      <w:lvlText w:val="%1."/>
      <w:lvlJc w:val="left"/>
      <w:pPr>
        <w:ind w:left="862" w:hanging="360"/>
        <w:jc w:val="left"/>
      </w:pPr>
      <w:rPr>
        <w:rFonts w:hint="default"/>
        <w:spacing w:val="0"/>
        <w:w w:val="100"/>
        <w:lang w:val="en-US" w:eastAsia="en-US" w:bidi="ar-SA"/>
      </w:rPr>
    </w:lvl>
    <w:lvl w:ilvl="1" w:tplc="87927958">
      <w:numFmt w:val="bullet"/>
      <w:lvlText w:val="•"/>
      <w:lvlJc w:val="left"/>
      <w:pPr>
        <w:ind w:left="1711" w:hanging="360"/>
      </w:pPr>
      <w:rPr>
        <w:rFonts w:hint="default"/>
        <w:lang w:val="en-US" w:eastAsia="en-US" w:bidi="ar-SA"/>
      </w:rPr>
    </w:lvl>
    <w:lvl w:ilvl="2" w:tplc="8F7E4452">
      <w:numFmt w:val="bullet"/>
      <w:lvlText w:val="•"/>
      <w:lvlJc w:val="left"/>
      <w:pPr>
        <w:ind w:left="2562" w:hanging="360"/>
      </w:pPr>
      <w:rPr>
        <w:rFonts w:hint="default"/>
        <w:lang w:val="en-US" w:eastAsia="en-US" w:bidi="ar-SA"/>
      </w:rPr>
    </w:lvl>
    <w:lvl w:ilvl="3" w:tplc="78503ACA">
      <w:numFmt w:val="bullet"/>
      <w:lvlText w:val="•"/>
      <w:lvlJc w:val="left"/>
      <w:pPr>
        <w:ind w:left="3413" w:hanging="360"/>
      </w:pPr>
      <w:rPr>
        <w:rFonts w:hint="default"/>
        <w:lang w:val="en-US" w:eastAsia="en-US" w:bidi="ar-SA"/>
      </w:rPr>
    </w:lvl>
    <w:lvl w:ilvl="4" w:tplc="BA584188">
      <w:numFmt w:val="bullet"/>
      <w:lvlText w:val="•"/>
      <w:lvlJc w:val="left"/>
      <w:pPr>
        <w:ind w:left="4264" w:hanging="360"/>
      </w:pPr>
      <w:rPr>
        <w:rFonts w:hint="default"/>
        <w:lang w:val="en-US" w:eastAsia="en-US" w:bidi="ar-SA"/>
      </w:rPr>
    </w:lvl>
    <w:lvl w:ilvl="5" w:tplc="7182FE1E">
      <w:numFmt w:val="bullet"/>
      <w:lvlText w:val="•"/>
      <w:lvlJc w:val="left"/>
      <w:pPr>
        <w:ind w:left="5115" w:hanging="360"/>
      </w:pPr>
      <w:rPr>
        <w:rFonts w:hint="default"/>
        <w:lang w:val="en-US" w:eastAsia="en-US" w:bidi="ar-SA"/>
      </w:rPr>
    </w:lvl>
    <w:lvl w:ilvl="6" w:tplc="89680674">
      <w:numFmt w:val="bullet"/>
      <w:lvlText w:val="•"/>
      <w:lvlJc w:val="left"/>
      <w:pPr>
        <w:ind w:left="5966" w:hanging="360"/>
      </w:pPr>
      <w:rPr>
        <w:rFonts w:hint="default"/>
        <w:lang w:val="en-US" w:eastAsia="en-US" w:bidi="ar-SA"/>
      </w:rPr>
    </w:lvl>
    <w:lvl w:ilvl="7" w:tplc="EE90C300">
      <w:numFmt w:val="bullet"/>
      <w:lvlText w:val="•"/>
      <w:lvlJc w:val="left"/>
      <w:pPr>
        <w:ind w:left="6817" w:hanging="360"/>
      </w:pPr>
      <w:rPr>
        <w:rFonts w:hint="default"/>
        <w:lang w:val="en-US" w:eastAsia="en-US" w:bidi="ar-SA"/>
      </w:rPr>
    </w:lvl>
    <w:lvl w:ilvl="8" w:tplc="5516C87A">
      <w:numFmt w:val="bullet"/>
      <w:lvlText w:val="•"/>
      <w:lvlJc w:val="left"/>
      <w:pPr>
        <w:ind w:left="7668" w:hanging="360"/>
      </w:pPr>
      <w:rPr>
        <w:rFonts w:hint="default"/>
        <w:lang w:val="en-US" w:eastAsia="en-US" w:bidi="ar-SA"/>
      </w:rPr>
    </w:lvl>
  </w:abstractNum>
  <w:abstractNum w:abstractNumId="1" w15:restartNumberingAfterBreak="0">
    <w:nsid w:val="4D2E1AD8"/>
    <w:multiLevelType w:val="hybridMultilevel"/>
    <w:tmpl w:val="01EC0142"/>
    <w:lvl w:ilvl="0" w:tplc="8AA6725C">
      <w:start w:val="1"/>
      <w:numFmt w:val="lowerLetter"/>
      <w:lvlText w:val="(%1)"/>
      <w:lvlJc w:val="left"/>
      <w:pPr>
        <w:ind w:left="3839" w:hanging="360"/>
        <w:jc w:val="right"/>
      </w:pPr>
      <w:rPr>
        <w:rFonts w:hint="default"/>
        <w:spacing w:val="-1"/>
        <w:w w:val="100"/>
        <w:lang w:val="en-US" w:eastAsia="en-US" w:bidi="ar-SA"/>
      </w:rPr>
    </w:lvl>
    <w:lvl w:ilvl="1" w:tplc="8ECA5986">
      <w:numFmt w:val="bullet"/>
      <w:lvlText w:val="•"/>
      <w:lvlJc w:val="left"/>
      <w:pPr>
        <w:ind w:left="4393" w:hanging="360"/>
      </w:pPr>
      <w:rPr>
        <w:rFonts w:hint="default"/>
        <w:lang w:val="en-US" w:eastAsia="en-US" w:bidi="ar-SA"/>
      </w:rPr>
    </w:lvl>
    <w:lvl w:ilvl="2" w:tplc="BC22ECB4">
      <w:numFmt w:val="bullet"/>
      <w:lvlText w:val="•"/>
      <w:lvlJc w:val="left"/>
      <w:pPr>
        <w:ind w:left="4946" w:hanging="360"/>
      </w:pPr>
      <w:rPr>
        <w:rFonts w:hint="default"/>
        <w:lang w:val="en-US" w:eastAsia="en-US" w:bidi="ar-SA"/>
      </w:rPr>
    </w:lvl>
    <w:lvl w:ilvl="3" w:tplc="4B6E11BE">
      <w:numFmt w:val="bullet"/>
      <w:lvlText w:val="•"/>
      <w:lvlJc w:val="left"/>
      <w:pPr>
        <w:ind w:left="5499" w:hanging="360"/>
      </w:pPr>
      <w:rPr>
        <w:rFonts w:hint="default"/>
        <w:lang w:val="en-US" w:eastAsia="en-US" w:bidi="ar-SA"/>
      </w:rPr>
    </w:lvl>
    <w:lvl w:ilvl="4" w:tplc="04CC7E24">
      <w:numFmt w:val="bullet"/>
      <w:lvlText w:val="•"/>
      <w:lvlJc w:val="left"/>
      <w:pPr>
        <w:ind w:left="6052" w:hanging="360"/>
      </w:pPr>
      <w:rPr>
        <w:rFonts w:hint="default"/>
        <w:lang w:val="en-US" w:eastAsia="en-US" w:bidi="ar-SA"/>
      </w:rPr>
    </w:lvl>
    <w:lvl w:ilvl="5" w:tplc="BF001224">
      <w:numFmt w:val="bullet"/>
      <w:lvlText w:val="•"/>
      <w:lvlJc w:val="left"/>
      <w:pPr>
        <w:ind w:left="6605" w:hanging="360"/>
      </w:pPr>
      <w:rPr>
        <w:rFonts w:hint="default"/>
        <w:lang w:val="en-US" w:eastAsia="en-US" w:bidi="ar-SA"/>
      </w:rPr>
    </w:lvl>
    <w:lvl w:ilvl="6" w:tplc="687616C0">
      <w:numFmt w:val="bullet"/>
      <w:lvlText w:val="•"/>
      <w:lvlJc w:val="left"/>
      <w:pPr>
        <w:ind w:left="7158" w:hanging="360"/>
      </w:pPr>
      <w:rPr>
        <w:rFonts w:hint="default"/>
        <w:lang w:val="en-US" w:eastAsia="en-US" w:bidi="ar-SA"/>
      </w:rPr>
    </w:lvl>
    <w:lvl w:ilvl="7" w:tplc="0A162F4C">
      <w:numFmt w:val="bullet"/>
      <w:lvlText w:val="•"/>
      <w:lvlJc w:val="left"/>
      <w:pPr>
        <w:ind w:left="7711" w:hanging="360"/>
      </w:pPr>
      <w:rPr>
        <w:rFonts w:hint="default"/>
        <w:lang w:val="en-US" w:eastAsia="en-US" w:bidi="ar-SA"/>
      </w:rPr>
    </w:lvl>
    <w:lvl w:ilvl="8" w:tplc="E5AA7108">
      <w:numFmt w:val="bullet"/>
      <w:lvlText w:val="•"/>
      <w:lvlJc w:val="left"/>
      <w:pPr>
        <w:ind w:left="8264" w:hanging="360"/>
      </w:pPr>
      <w:rPr>
        <w:rFonts w:hint="default"/>
        <w:lang w:val="en-US" w:eastAsia="en-US" w:bidi="ar-SA"/>
      </w:rPr>
    </w:lvl>
  </w:abstractNum>
  <w:abstractNum w:abstractNumId="2" w15:restartNumberingAfterBreak="0">
    <w:nsid w:val="528B6FAC"/>
    <w:multiLevelType w:val="multilevel"/>
    <w:tmpl w:val="BF1C45D2"/>
    <w:lvl w:ilvl="0">
      <w:start w:val="4"/>
      <w:numFmt w:val="decimal"/>
      <w:lvlText w:val="%1"/>
      <w:lvlJc w:val="left"/>
      <w:pPr>
        <w:ind w:left="502" w:hanging="360"/>
        <w:jc w:val="left"/>
      </w:pPr>
      <w:rPr>
        <w:rFonts w:hint="default"/>
        <w:lang w:val="en-US" w:eastAsia="en-US" w:bidi="ar-SA"/>
      </w:rPr>
    </w:lvl>
    <w:lvl w:ilvl="1">
      <w:start w:val="5"/>
      <w:numFmt w:val="decimal"/>
      <w:lvlText w:val="%1.%2"/>
      <w:lvlJc w:val="left"/>
      <w:pPr>
        <w:ind w:left="502"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274" w:hanging="360"/>
      </w:pPr>
      <w:rPr>
        <w:rFonts w:hint="default"/>
        <w:lang w:val="en-US" w:eastAsia="en-US" w:bidi="ar-SA"/>
      </w:rPr>
    </w:lvl>
    <w:lvl w:ilvl="3">
      <w:numFmt w:val="bullet"/>
      <w:lvlText w:val="•"/>
      <w:lvlJc w:val="left"/>
      <w:pPr>
        <w:ind w:left="3161" w:hanging="360"/>
      </w:pPr>
      <w:rPr>
        <w:rFonts w:hint="default"/>
        <w:lang w:val="en-US" w:eastAsia="en-US" w:bidi="ar-SA"/>
      </w:rPr>
    </w:lvl>
    <w:lvl w:ilvl="4">
      <w:numFmt w:val="bullet"/>
      <w:lvlText w:val="•"/>
      <w:lvlJc w:val="left"/>
      <w:pPr>
        <w:ind w:left="4048" w:hanging="360"/>
      </w:pPr>
      <w:rPr>
        <w:rFonts w:hint="default"/>
        <w:lang w:val="en-US" w:eastAsia="en-US" w:bidi="ar-SA"/>
      </w:rPr>
    </w:lvl>
    <w:lvl w:ilvl="5">
      <w:numFmt w:val="bullet"/>
      <w:lvlText w:val="•"/>
      <w:lvlJc w:val="left"/>
      <w:pPr>
        <w:ind w:left="4935" w:hanging="360"/>
      </w:pPr>
      <w:rPr>
        <w:rFonts w:hint="default"/>
        <w:lang w:val="en-US" w:eastAsia="en-US" w:bidi="ar-SA"/>
      </w:rPr>
    </w:lvl>
    <w:lvl w:ilvl="6">
      <w:numFmt w:val="bullet"/>
      <w:lvlText w:val="•"/>
      <w:lvlJc w:val="left"/>
      <w:pPr>
        <w:ind w:left="5822" w:hanging="360"/>
      </w:pPr>
      <w:rPr>
        <w:rFonts w:hint="default"/>
        <w:lang w:val="en-US" w:eastAsia="en-US" w:bidi="ar-SA"/>
      </w:rPr>
    </w:lvl>
    <w:lvl w:ilvl="7">
      <w:numFmt w:val="bullet"/>
      <w:lvlText w:val="•"/>
      <w:lvlJc w:val="left"/>
      <w:pPr>
        <w:ind w:left="6709" w:hanging="360"/>
      </w:pPr>
      <w:rPr>
        <w:rFonts w:hint="default"/>
        <w:lang w:val="en-US" w:eastAsia="en-US" w:bidi="ar-SA"/>
      </w:rPr>
    </w:lvl>
    <w:lvl w:ilvl="8">
      <w:numFmt w:val="bullet"/>
      <w:lvlText w:val="•"/>
      <w:lvlJc w:val="left"/>
      <w:pPr>
        <w:ind w:left="7596" w:hanging="360"/>
      </w:pPr>
      <w:rPr>
        <w:rFonts w:hint="default"/>
        <w:lang w:val="en-US" w:eastAsia="en-US" w:bidi="ar-SA"/>
      </w:rPr>
    </w:lvl>
  </w:abstractNum>
  <w:abstractNum w:abstractNumId="3" w15:restartNumberingAfterBreak="0">
    <w:nsid w:val="645A09F2"/>
    <w:multiLevelType w:val="multilevel"/>
    <w:tmpl w:val="15081B2C"/>
    <w:lvl w:ilvl="0">
      <w:start w:val="1"/>
      <w:numFmt w:val="decimal"/>
      <w:lvlText w:val="%1."/>
      <w:lvlJc w:val="left"/>
      <w:pPr>
        <w:ind w:left="382"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502"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485" w:hanging="360"/>
      </w:pPr>
      <w:rPr>
        <w:rFonts w:hint="default"/>
        <w:lang w:val="en-US" w:eastAsia="en-US" w:bidi="ar-SA"/>
      </w:rPr>
    </w:lvl>
    <w:lvl w:ilvl="3">
      <w:numFmt w:val="bullet"/>
      <w:lvlText w:val="•"/>
      <w:lvlJc w:val="left"/>
      <w:pPr>
        <w:ind w:left="2471" w:hanging="360"/>
      </w:pPr>
      <w:rPr>
        <w:rFonts w:hint="default"/>
        <w:lang w:val="en-US" w:eastAsia="en-US" w:bidi="ar-SA"/>
      </w:rPr>
    </w:lvl>
    <w:lvl w:ilvl="4">
      <w:numFmt w:val="bullet"/>
      <w:lvlText w:val="•"/>
      <w:lvlJc w:val="left"/>
      <w:pPr>
        <w:ind w:left="3456" w:hanging="360"/>
      </w:pPr>
      <w:rPr>
        <w:rFonts w:hint="default"/>
        <w:lang w:val="en-US" w:eastAsia="en-US" w:bidi="ar-SA"/>
      </w:rPr>
    </w:lvl>
    <w:lvl w:ilvl="5">
      <w:numFmt w:val="bullet"/>
      <w:lvlText w:val="•"/>
      <w:lvlJc w:val="left"/>
      <w:pPr>
        <w:ind w:left="4442" w:hanging="360"/>
      </w:pPr>
      <w:rPr>
        <w:rFonts w:hint="default"/>
        <w:lang w:val="en-US" w:eastAsia="en-US" w:bidi="ar-SA"/>
      </w:rPr>
    </w:lvl>
    <w:lvl w:ilvl="6">
      <w:numFmt w:val="bullet"/>
      <w:lvlText w:val="•"/>
      <w:lvlJc w:val="left"/>
      <w:pPr>
        <w:ind w:left="5427" w:hanging="360"/>
      </w:pPr>
      <w:rPr>
        <w:rFonts w:hint="default"/>
        <w:lang w:val="en-US" w:eastAsia="en-US" w:bidi="ar-SA"/>
      </w:rPr>
    </w:lvl>
    <w:lvl w:ilvl="7">
      <w:numFmt w:val="bullet"/>
      <w:lvlText w:val="•"/>
      <w:lvlJc w:val="left"/>
      <w:pPr>
        <w:ind w:left="6413" w:hanging="360"/>
      </w:pPr>
      <w:rPr>
        <w:rFonts w:hint="default"/>
        <w:lang w:val="en-US" w:eastAsia="en-US" w:bidi="ar-SA"/>
      </w:rPr>
    </w:lvl>
    <w:lvl w:ilvl="8">
      <w:numFmt w:val="bullet"/>
      <w:lvlText w:val="•"/>
      <w:lvlJc w:val="left"/>
      <w:pPr>
        <w:ind w:left="7398" w:hanging="360"/>
      </w:pPr>
      <w:rPr>
        <w:rFonts w:hint="default"/>
        <w:lang w:val="en-US" w:eastAsia="en-US" w:bidi="ar-SA"/>
      </w:rPr>
    </w:lvl>
  </w:abstractNum>
  <w:num w:numId="1" w16cid:durableId="1337731023">
    <w:abstractNumId w:val="0"/>
  </w:num>
  <w:num w:numId="2" w16cid:durableId="320161987">
    <w:abstractNumId w:val="1"/>
  </w:num>
  <w:num w:numId="3" w16cid:durableId="189681283">
    <w:abstractNumId w:val="2"/>
  </w:num>
  <w:num w:numId="4" w16cid:durableId="41513486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ekan">
    <w15:presenceInfo w15:providerId="None" w15:userId="Dek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30"/>
  <w:revisionView w:inkAnnotations="0"/>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A7E"/>
    <w:rsid w:val="0021201E"/>
    <w:rsid w:val="00493143"/>
    <w:rsid w:val="005A2A7E"/>
    <w:rsid w:val="00861FD7"/>
    <w:rsid w:val="008E3266"/>
    <w:rsid w:val="00AA3356"/>
    <w:rsid w:val="00BC502A"/>
    <w:rsid w:val="00BF0FAE"/>
    <w:rsid w:val="00C17414"/>
    <w:rsid w:val="00D479D2"/>
    <w:rsid w:val="00F16766"/>
    <w:rsid w:val="00F42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BC94E"/>
  <w15:docId w15:val="{D2B37BA4-FF9B-440D-A2E9-DE729DA19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Balk1">
    <w:name w:val="heading 1"/>
    <w:basedOn w:val="Normal"/>
    <w:uiPriority w:val="1"/>
    <w:qFormat/>
    <w:pPr>
      <w:spacing w:before="240"/>
      <w:ind w:left="501" w:hanging="360"/>
      <w:outlineLvl w:val="0"/>
    </w:pPr>
    <w:rPr>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pPr>
      <w:ind w:left="141"/>
    </w:pPr>
    <w:rPr>
      <w:sz w:val="24"/>
      <w:szCs w:val="24"/>
    </w:rPr>
  </w:style>
  <w:style w:type="paragraph" w:styleId="KonuBal">
    <w:name w:val="Title"/>
    <w:basedOn w:val="Normal"/>
    <w:uiPriority w:val="1"/>
    <w:qFormat/>
    <w:pPr>
      <w:spacing w:before="60"/>
      <w:ind w:left="247" w:right="267"/>
      <w:jc w:val="center"/>
    </w:pPr>
    <w:rPr>
      <w:sz w:val="28"/>
      <w:szCs w:val="28"/>
    </w:rPr>
  </w:style>
  <w:style w:type="paragraph" w:styleId="ListeParagraf">
    <w:name w:val="List Paragraph"/>
    <w:basedOn w:val="Normal"/>
    <w:uiPriority w:val="1"/>
    <w:qFormat/>
    <w:pPr>
      <w:ind w:left="861" w:hanging="360"/>
      <w:jc w:val="both"/>
    </w:pPr>
  </w:style>
  <w:style w:type="paragraph" w:customStyle="1" w:styleId="TableParagraph">
    <w:name w:val="Table Paragraph"/>
    <w:basedOn w:val="Normal"/>
    <w:uiPriority w:val="1"/>
    <w:qFormat/>
    <w:pPr>
      <w:spacing w:line="200" w:lineRule="exact"/>
      <w:ind w:left="24"/>
      <w:jc w:val="center"/>
    </w:pPr>
  </w:style>
  <w:style w:type="paragraph" w:styleId="NormalWeb">
    <w:name w:val="Normal (Web)"/>
    <w:basedOn w:val="Normal"/>
    <w:uiPriority w:val="99"/>
    <w:semiHidden/>
    <w:unhideWhenUsed/>
    <w:rsid w:val="00493143"/>
    <w:pPr>
      <w:widowControl/>
      <w:autoSpaceDE/>
      <w:autoSpaceDN/>
      <w:spacing w:before="100" w:beforeAutospacing="1" w:after="100" w:afterAutospacing="1"/>
    </w:pPr>
    <w:rPr>
      <w:sz w:val="24"/>
      <w:szCs w:val="24"/>
    </w:rPr>
  </w:style>
  <w:style w:type="table" w:styleId="TabloKlavuzu">
    <w:name w:val="Table Grid"/>
    <w:basedOn w:val="NormalTablo"/>
    <w:uiPriority w:val="39"/>
    <w:rsid w:val="00F42B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63702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17.png" /><Relationship Id="rId7" Type="http://schemas.openxmlformats.org/officeDocument/2006/relationships/image" Target="media/image3.jpeg" /><Relationship Id="rId12" Type="http://schemas.openxmlformats.org/officeDocument/2006/relationships/image" Target="media/image8.png" /><Relationship Id="rId17" Type="http://schemas.openxmlformats.org/officeDocument/2006/relationships/image" Target="media/image13.jpeg" /><Relationship Id="rId25" Type="http://schemas.openxmlformats.org/officeDocument/2006/relationships/image" Target="media/image21.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jpe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jpeg" /><Relationship Id="rId24" Type="http://schemas.openxmlformats.org/officeDocument/2006/relationships/image" Target="media/image20.png"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jpeg" /><Relationship Id="rId28" Type="http://schemas.openxmlformats.org/officeDocument/2006/relationships/theme" Target="theme/theme1.xml" /><Relationship Id="rId10" Type="http://schemas.openxmlformats.org/officeDocument/2006/relationships/image" Target="media/image6.pn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jpeg" /><Relationship Id="rId22" Type="http://schemas.openxmlformats.org/officeDocument/2006/relationships/image" Target="media/image18.png" /><Relationship Id="rId27" Type="http://schemas.microsoft.com/office/2011/relationships/people" Target="peop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11781</Words>
  <Characters>67154</Characters>
  <Application>Microsoft Office Word</Application>
  <DocSecurity>0</DocSecurity>
  <Lines>559</Lines>
  <Paragraphs>157</Paragraphs>
  <ScaleCrop>false</ScaleCrop>
  <HeadingPairs>
    <vt:vector size="2" baseType="variant">
      <vt:variant>
        <vt:lpstr>Konu Başlığı</vt:lpstr>
      </vt:variant>
      <vt:variant>
        <vt:i4>1</vt:i4>
      </vt:variant>
    </vt:vector>
  </HeadingPairs>
  <TitlesOfParts>
    <vt:vector size="1" baseType="lpstr">
      <vt:lpstr>manuscript_v4_Eng.docx</vt:lpstr>
    </vt:vector>
  </TitlesOfParts>
  <Company/>
  <LinksUpToDate>false</LinksUpToDate>
  <CharactersWithSpaces>78778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manuscript_v4_Eng.docx</dc:title>
  <dc:creator>Dekan</dc:creator>
  <cp:lastModifiedBy>Zeynep Yiğit</cp:lastModifiedBy>
  <cp:revision>2</cp:revision>
  <dcterms:created xsi:type="dcterms:W3CDTF">2025-02-10T07:55:00Z</dcterms:created>
  <dcterms:modified xsi:type="dcterms:W3CDTF">2025-02-10T07:55:00Z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2025-02-08T00:00:00Z</vt:filetime>
  </property>
  <property fmtid="{D5CDD505-2E9C-101B-9397-08002B2CF9AE}" pid="3" name="Producer">
    <vt:lpwstr>Skia/PDF m134 Google Docs Renderer</vt:lpwstr>
  </property>
  <property fmtid="{D5CDD505-2E9C-101B-9397-08002B2CF9AE}" pid="4" name="LastSaved">
    <vt:filetime>2025-02-08T00:00:00Z</vt:filetime>
  </property>
</Properties>
</file>